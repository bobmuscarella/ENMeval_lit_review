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4E2559" w14:textId="24184FE8" w:rsidR="00B80B31" w:rsidRPr="009D1E55" w:rsidRDefault="00B80B31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Literature Review for ENMeval</w:t>
      </w:r>
    </w:p>
    <w:p w14:paraId="44D0DFBD" w14:textId="77777777" w:rsidR="00B80B31" w:rsidRPr="009D1E55" w:rsidRDefault="00B80B31">
      <w:pPr>
        <w:rPr>
          <w:rFonts w:ascii="Arial" w:hAnsi="Arial" w:cs="Arial"/>
          <w:b/>
          <w:bCs/>
          <w:sz w:val="20"/>
          <w:szCs w:val="20"/>
        </w:rPr>
      </w:pPr>
    </w:p>
    <w:p w14:paraId="44C4B7F1" w14:textId="53BE4103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Methods</w:t>
      </w:r>
    </w:p>
    <w:p w14:paraId="4315B746" w14:textId="2C807064" w:rsidR="00A1306F" w:rsidRPr="009D1E55" w:rsidRDefault="00A1306F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We searched Web of Science on June 5, 2019 for articles that had cited t</w:t>
      </w:r>
      <w:r w:rsidR="003E7BBC" w:rsidRPr="009D1E55">
        <w:rPr>
          <w:rFonts w:ascii="Arial" w:hAnsi="Arial" w:cs="Arial"/>
          <w:sz w:val="20"/>
          <w:szCs w:val="20"/>
        </w:rPr>
        <w:t>he</w:t>
      </w:r>
      <w:r w:rsidRPr="009D1E55">
        <w:rPr>
          <w:rFonts w:ascii="Arial" w:hAnsi="Arial" w:cs="Arial"/>
          <w:sz w:val="20"/>
          <w:szCs w:val="20"/>
        </w:rPr>
        <w:t xml:space="preserve"> original</w:t>
      </w:r>
      <w:r w:rsidR="003E7BBC" w:rsidRPr="009D1E55">
        <w:rPr>
          <w:rFonts w:ascii="Arial" w:hAnsi="Arial" w:cs="Arial"/>
          <w:sz w:val="20"/>
          <w:szCs w:val="20"/>
        </w:rPr>
        <w:t xml:space="preserve"> publication describing ENMeval</w:t>
      </w:r>
      <w:r w:rsidR="009D1E55" w:rsidRPr="009D1E55">
        <w:rPr>
          <w:rFonts w:ascii="Arial" w:hAnsi="Arial" w:cs="Arial"/>
          <w:sz w:val="20"/>
          <w:szCs w:val="20"/>
        </w:rPr>
        <w:t xml:space="preserve"> (Muscarella </w:t>
      </w:r>
      <w:r w:rsidR="009D1E55" w:rsidRPr="009D1E55">
        <w:rPr>
          <w:rFonts w:ascii="Arial" w:hAnsi="Arial" w:cs="Arial"/>
          <w:i/>
          <w:iCs/>
          <w:sz w:val="20"/>
          <w:szCs w:val="20"/>
        </w:rPr>
        <w:t>et al</w:t>
      </w:r>
      <w:r w:rsidR="009D1E55" w:rsidRPr="009D1E55">
        <w:rPr>
          <w:rFonts w:ascii="Arial" w:hAnsi="Arial" w:cs="Arial"/>
          <w:sz w:val="20"/>
          <w:szCs w:val="20"/>
        </w:rPr>
        <w:t>. 2014)</w:t>
      </w:r>
      <w:r w:rsidRPr="009D1E55">
        <w:rPr>
          <w:rFonts w:ascii="Arial" w:hAnsi="Arial" w:cs="Arial"/>
          <w:sz w:val="20"/>
          <w:szCs w:val="20"/>
        </w:rPr>
        <w:t xml:space="preserve">. </w:t>
      </w:r>
      <w:r w:rsidR="00B80B31" w:rsidRPr="009D1E55">
        <w:rPr>
          <w:rFonts w:ascii="Arial" w:hAnsi="Arial" w:cs="Arial"/>
          <w:sz w:val="20"/>
          <w:szCs w:val="20"/>
        </w:rPr>
        <w:t>In total, we retrieved</w:t>
      </w:r>
      <w:r w:rsidRPr="009D1E55">
        <w:rPr>
          <w:rFonts w:ascii="Arial" w:hAnsi="Arial" w:cs="Arial"/>
          <w:sz w:val="20"/>
          <w:szCs w:val="20"/>
        </w:rPr>
        <w:t xml:space="preserve"> 182 </w:t>
      </w:r>
      <w:r w:rsidR="00B80B31" w:rsidRPr="009D1E55">
        <w:rPr>
          <w:rFonts w:ascii="Arial" w:hAnsi="Arial" w:cs="Arial"/>
          <w:sz w:val="20"/>
          <w:szCs w:val="20"/>
        </w:rPr>
        <w:t xml:space="preserve">studies published </w:t>
      </w:r>
      <w:r w:rsidR="000F2C60">
        <w:rPr>
          <w:rFonts w:ascii="Arial" w:hAnsi="Arial" w:cs="Arial"/>
          <w:sz w:val="20"/>
          <w:szCs w:val="20"/>
        </w:rPr>
        <w:t>from</w:t>
      </w:r>
      <w:r w:rsidR="000F2C60" w:rsidRPr="009D1E55">
        <w:rPr>
          <w:rFonts w:ascii="Arial" w:hAnsi="Arial" w:cs="Arial"/>
          <w:sz w:val="20"/>
          <w:szCs w:val="20"/>
        </w:rPr>
        <w:t xml:space="preserve"> </w:t>
      </w:r>
      <w:r w:rsidR="00B80B31" w:rsidRPr="009D1E55">
        <w:rPr>
          <w:rFonts w:ascii="Arial" w:hAnsi="Arial" w:cs="Arial"/>
          <w:sz w:val="20"/>
          <w:szCs w:val="20"/>
        </w:rPr>
        <w:t xml:space="preserve">2016 </w:t>
      </w:r>
      <w:r w:rsidR="000F2C60">
        <w:rPr>
          <w:rFonts w:ascii="Arial" w:hAnsi="Arial" w:cs="Arial"/>
          <w:sz w:val="20"/>
          <w:szCs w:val="20"/>
        </w:rPr>
        <w:t>to</w:t>
      </w:r>
      <w:r w:rsidR="000F2C60" w:rsidRPr="009D1E55">
        <w:rPr>
          <w:rFonts w:ascii="Arial" w:hAnsi="Arial" w:cs="Arial"/>
          <w:sz w:val="20"/>
          <w:szCs w:val="20"/>
        </w:rPr>
        <w:t xml:space="preserve"> </w:t>
      </w:r>
      <w:r w:rsidR="00B80B31" w:rsidRPr="009D1E55">
        <w:rPr>
          <w:rFonts w:ascii="Arial" w:hAnsi="Arial" w:cs="Arial"/>
          <w:sz w:val="20"/>
          <w:szCs w:val="20"/>
        </w:rPr>
        <w:t>2019 (</w:t>
      </w:r>
      <w:commentRangeStart w:id="0"/>
      <w:r w:rsidR="00B80B31" w:rsidRPr="009D1E55">
        <w:rPr>
          <w:rFonts w:ascii="Arial" w:hAnsi="Arial" w:cs="Arial"/>
          <w:sz w:val="20"/>
          <w:szCs w:val="20"/>
        </w:rPr>
        <w:t>Appendix 1</w:t>
      </w:r>
      <w:commentRangeEnd w:id="0"/>
      <w:r w:rsidR="009F7115" w:rsidRPr="009D1E55">
        <w:rPr>
          <w:rStyle w:val="CommentReference"/>
          <w:rFonts w:ascii="Arial" w:hAnsi="Arial" w:cs="Arial"/>
          <w:sz w:val="20"/>
          <w:szCs w:val="20"/>
        </w:rPr>
        <w:commentReference w:id="0"/>
      </w:r>
      <w:r w:rsidR="00B80B31" w:rsidRPr="009D1E55">
        <w:rPr>
          <w:rFonts w:ascii="Arial" w:hAnsi="Arial" w:cs="Arial"/>
          <w:sz w:val="20"/>
          <w:szCs w:val="20"/>
        </w:rPr>
        <w:t xml:space="preserve">). We read each study </w:t>
      </w:r>
      <w:del w:id="1" w:author="Robert Muscarella" w:date="2020-05-04T14:46:00Z">
        <w:r w:rsidR="00B80B31" w:rsidRPr="009D1E55" w:rsidDel="00B7591F">
          <w:rPr>
            <w:rFonts w:ascii="Arial" w:hAnsi="Arial" w:cs="Arial"/>
            <w:sz w:val="20"/>
            <w:szCs w:val="20"/>
          </w:rPr>
          <w:delText xml:space="preserve">to </w:delText>
        </w:r>
      </w:del>
      <w:ins w:id="2" w:author="Robert Muscarella" w:date="2020-05-04T14:46:00Z">
        <w:r w:rsidR="00B7591F">
          <w:rPr>
            <w:rFonts w:ascii="Arial" w:hAnsi="Arial" w:cs="Arial"/>
            <w:sz w:val="20"/>
            <w:szCs w:val="20"/>
          </w:rPr>
          <w:t>and</w:t>
        </w:r>
        <w:r w:rsidR="00B7591F" w:rsidRPr="009D1E55">
          <w:rPr>
            <w:rFonts w:ascii="Arial" w:hAnsi="Arial" w:cs="Arial"/>
            <w:sz w:val="20"/>
            <w:szCs w:val="20"/>
          </w:rPr>
          <w:t xml:space="preserve"> </w:t>
        </w:r>
      </w:ins>
      <w:r w:rsidR="00F22BF1" w:rsidRPr="009D1E55">
        <w:rPr>
          <w:rFonts w:ascii="Arial" w:hAnsi="Arial" w:cs="Arial"/>
          <w:sz w:val="20"/>
          <w:szCs w:val="20"/>
        </w:rPr>
        <w:t>record</w:t>
      </w:r>
      <w:ins w:id="3" w:author="Robert Muscarella" w:date="2020-05-04T14:46:00Z">
        <w:r w:rsidR="00B7591F">
          <w:rPr>
            <w:rFonts w:ascii="Arial" w:hAnsi="Arial" w:cs="Arial"/>
            <w:sz w:val="20"/>
            <w:szCs w:val="20"/>
          </w:rPr>
          <w:t>ed</w:t>
        </w:r>
      </w:ins>
      <w:r w:rsidR="00B80B31" w:rsidRPr="009D1E55">
        <w:rPr>
          <w:rFonts w:ascii="Arial" w:hAnsi="Arial" w:cs="Arial"/>
          <w:sz w:val="20"/>
          <w:szCs w:val="20"/>
        </w:rPr>
        <w:t xml:space="preserve">: (1) if ENMeval was </w:t>
      </w:r>
      <w:r w:rsidR="00F22BF1" w:rsidRPr="009D1E55">
        <w:rPr>
          <w:rFonts w:ascii="Arial" w:hAnsi="Arial" w:cs="Arial"/>
          <w:sz w:val="20"/>
          <w:szCs w:val="20"/>
        </w:rPr>
        <w:t>actually u</w:t>
      </w:r>
      <w:r w:rsidR="00B80B31" w:rsidRPr="009D1E55">
        <w:rPr>
          <w:rFonts w:ascii="Arial" w:hAnsi="Arial" w:cs="Arial"/>
          <w:sz w:val="20"/>
          <w:szCs w:val="20"/>
        </w:rPr>
        <w:t xml:space="preserve">sed for analysis or </w:t>
      </w:r>
      <w:del w:id="4" w:author="Robert Muscarella" w:date="2020-05-04T14:47:00Z">
        <w:r w:rsidR="000F2C60" w:rsidDel="00B7591F">
          <w:rPr>
            <w:rFonts w:ascii="Arial" w:hAnsi="Arial" w:cs="Arial"/>
            <w:sz w:val="20"/>
            <w:szCs w:val="20"/>
          </w:rPr>
          <w:delText>merely</w:delText>
        </w:r>
      </w:del>
      <w:ins w:id="5" w:author="Robert Muscarella" w:date="2020-05-04T14:47:00Z">
        <w:r w:rsidR="00B7591F">
          <w:rPr>
            <w:rFonts w:ascii="Arial" w:hAnsi="Arial" w:cs="Arial"/>
            <w:sz w:val="20"/>
            <w:szCs w:val="20"/>
          </w:rPr>
          <w:t>only</w:t>
        </w:r>
      </w:ins>
      <w:r w:rsidR="000F2C60">
        <w:rPr>
          <w:rFonts w:ascii="Arial" w:hAnsi="Arial" w:cs="Arial"/>
          <w:sz w:val="20"/>
          <w:szCs w:val="20"/>
        </w:rPr>
        <w:t xml:space="preserve"> </w:t>
      </w:r>
      <w:r w:rsidR="00B80B31" w:rsidRPr="009D1E55">
        <w:rPr>
          <w:rFonts w:ascii="Arial" w:hAnsi="Arial" w:cs="Arial"/>
          <w:sz w:val="20"/>
          <w:szCs w:val="20"/>
        </w:rPr>
        <w:t xml:space="preserve">cited for concepts, (2) which features of ENMeval were used, (3) </w:t>
      </w:r>
      <w:r w:rsidR="005A5F33" w:rsidRPr="009D1E55">
        <w:rPr>
          <w:rFonts w:ascii="Arial" w:hAnsi="Arial" w:cs="Arial"/>
          <w:sz w:val="20"/>
          <w:szCs w:val="20"/>
        </w:rPr>
        <w:t>which method was used to partition data into testing and training datasets</w:t>
      </w:r>
      <w:r w:rsidR="005A5F33">
        <w:rPr>
          <w:rFonts w:ascii="Arial" w:hAnsi="Arial" w:cs="Arial"/>
          <w:sz w:val="20"/>
          <w:szCs w:val="20"/>
        </w:rPr>
        <w:t>,</w:t>
      </w:r>
      <w:r w:rsidR="005A5F33" w:rsidRPr="009D1E55">
        <w:rPr>
          <w:rFonts w:ascii="Arial" w:hAnsi="Arial" w:cs="Arial"/>
          <w:sz w:val="20"/>
          <w:szCs w:val="20"/>
        </w:rPr>
        <w:t xml:space="preserve"> </w:t>
      </w:r>
      <w:r w:rsidR="005A5F33">
        <w:rPr>
          <w:rFonts w:ascii="Arial" w:hAnsi="Arial" w:cs="Arial"/>
          <w:sz w:val="20"/>
          <w:szCs w:val="20"/>
        </w:rPr>
        <w:t xml:space="preserve">(4) </w:t>
      </w:r>
      <w:r w:rsidR="00B80B31" w:rsidRPr="009D1E55">
        <w:rPr>
          <w:rFonts w:ascii="Arial" w:hAnsi="Arial" w:cs="Arial"/>
          <w:sz w:val="20"/>
          <w:szCs w:val="20"/>
        </w:rPr>
        <w:t xml:space="preserve">which evaluation metric(s) were used and </w:t>
      </w:r>
      <w:r w:rsidR="000F2C60">
        <w:rPr>
          <w:rFonts w:ascii="Arial" w:hAnsi="Arial" w:cs="Arial"/>
          <w:sz w:val="20"/>
          <w:szCs w:val="20"/>
        </w:rPr>
        <w:t>whether or not their values</w:t>
      </w:r>
      <w:r w:rsidR="000F2C60" w:rsidRPr="009D1E55">
        <w:rPr>
          <w:rFonts w:ascii="Arial" w:hAnsi="Arial" w:cs="Arial"/>
          <w:sz w:val="20"/>
          <w:szCs w:val="20"/>
        </w:rPr>
        <w:t xml:space="preserve"> </w:t>
      </w:r>
      <w:r w:rsidR="00B80B31" w:rsidRPr="009D1E55">
        <w:rPr>
          <w:rFonts w:ascii="Arial" w:hAnsi="Arial" w:cs="Arial"/>
          <w:sz w:val="20"/>
          <w:szCs w:val="20"/>
        </w:rPr>
        <w:t>were reported, (</w:t>
      </w:r>
      <w:r w:rsidR="005A5F33">
        <w:rPr>
          <w:rFonts w:ascii="Arial" w:hAnsi="Arial" w:cs="Arial"/>
          <w:sz w:val="20"/>
          <w:szCs w:val="20"/>
        </w:rPr>
        <w:t>5</w:t>
      </w:r>
      <w:r w:rsidR="00B80B31" w:rsidRPr="009D1E55">
        <w:rPr>
          <w:rFonts w:ascii="Arial" w:hAnsi="Arial" w:cs="Arial"/>
          <w:sz w:val="20"/>
          <w:szCs w:val="20"/>
        </w:rPr>
        <w:t xml:space="preserve">) whether the selected </w:t>
      </w:r>
      <w:r w:rsidR="000F2C60">
        <w:rPr>
          <w:rFonts w:ascii="Arial" w:hAnsi="Arial" w:cs="Arial"/>
          <w:sz w:val="20"/>
          <w:szCs w:val="20"/>
        </w:rPr>
        <w:t xml:space="preserve">Maxent </w:t>
      </w:r>
      <w:r w:rsidR="00B80B31" w:rsidRPr="009D1E55">
        <w:rPr>
          <w:rFonts w:ascii="Arial" w:hAnsi="Arial" w:cs="Arial"/>
          <w:sz w:val="20"/>
          <w:szCs w:val="20"/>
        </w:rPr>
        <w:t xml:space="preserve">settings </w:t>
      </w:r>
      <w:r w:rsidR="00F22BF1" w:rsidRPr="009D1E55">
        <w:rPr>
          <w:rFonts w:ascii="Arial" w:hAnsi="Arial" w:cs="Arial"/>
          <w:sz w:val="20"/>
          <w:szCs w:val="20"/>
        </w:rPr>
        <w:t xml:space="preserve">(i.e., regularization multiplier and feature class </w:t>
      </w:r>
      <w:r w:rsidR="000F2C60">
        <w:rPr>
          <w:rFonts w:ascii="Arial" w:hAnsi="Arial" w:cs="Arial"/>
          <w:sz w:val="20"/>
          <w:szCs w:val="20"/>
        </w:rPr>
        <w:t>combinations</w:t>
      </w:r>
      <w:r w:rsidR="00F22BF1" w:rsidRPr="009D1E55">
        <w:rPr>
          <w:rFonts w:ascii="Arial" w:hAnsi="Arial" w:cs="Arial"/>
          <w:sz w:val="20"/>
          <w:szCs w:val="20"/>
        </w:rPr>
        <w:t xml:space="preserve">) </w:t>
      </w:r>
      <w:r w:rsidR="00B80B31" w:rsidRPr="009D1E55">
        <w:rPr>
          <w:rFonts w:ascii="Arial" w:hAnsi="Arial" w:cs="Arial"/>
          <w:sz w:val="20"/>
          <w:szCs w:val="20"/>
        </w:rPr>
        <w:t xml:space="preserve">were reported, </w:t>
      </w:r>
      <w:r w:rsidR="005A5F33">
        <w:rPr>
          <w:rFonts w:ascii="Arial" w:hAnsi="Arial" w:cs="Arial"/>
          <w:sz w:val="20"/>
          <w:szCs w:val="20"/>
        </w:rPr>
        <w:t xml:space="preserve">and </w:t>
      </w:r>
      <w:r w:rsidR="00B80B31" w:rsidRPr="009D1E55">
        <w:rPr>
          <w:rFonts w:ascii="Arial" w:hAnsi="Arial" w:cs="Arial"/>
          <w:sz w:val="20"/>
          <w:szCs w:val="20"/>
        </w:rPr>
        <w:t>(</w:t>
      </w:r>
      <w:r w:rsidR="005A5F33">
        <w:rPr>
          <w:rFonts w:ascii="Arial" w:hAnsi="Arial" w:cs="Arial"/>
          <w:sz w:val="20"/>
          <w:szCs w:val="20"/>
        </w:rPr>
        <w:t>6</w:t>
      </w:r>
      <w:r w:rsidR="00B80B31" w:rsidRPr="009D1E55">
        <w:rPr>
          <w:rFonts w:ascii="Arial" w:hAnsi="Arial" w:cs="Arial"/>
          <w:sz w:val="20"/>
          <w:szCs w:val="20"/>
        </w:rPr>
        <w:t>) whether variation in model performance across settings was reported.</w:t>
      </w:r>
      <w:r w:rsidR="00F22BF1" w:rsidRPr="009D1E55">
        <w:rPr>
          <w:rFonts w:ascii="Arial" w:hAnsi="Arial" w:cs="Arial"/>
          <w:sz w:val="20"/>
          <w:szCs w:val="20"/>
        </w:rPr>
        <w:t xml:space="preserve"> We also checked supplemental materials for articles when </w:t>
      </w:r>
      <w:r w:rsidR="00217911">
        <w:rPr>
          <w:rFonts w:ascii="Arial" w:hAnsi="Arial" w:cs="Arial"/>
          <w:sz w:val="20"/>
          <w:szCs w:val="20"/>
        </w:rPr>
        <w:t>they had</w:t>
      </w:r>
      <w:r w:rsidR="00F22BF1" w:rsidRPr="009D1E55">
        <w:rPr>
          <w:rFonts w:ascii="Arial" w:hAnsi="Arial" w:cs="Arial"/>
          <w:sz w:val="20"/>
          <w:szCs w:val="20"/>
        </w:rPr>
        <w:t xml:space="preserve"> reference</w:t>
      </w:r>
      <w:r w:rsidR="00217911">
        <w:rPr>
          <w:rFonts w:ascii="Arial" w:hAnsi="Arial" w:cs="Arial"/>
          <w:sz w:val="20"/>
          <w:szCs w:val="20"/>
        </w:rPr>
        <w:t>s</w:t>
      </w:r>
      <w:r w:rsidR="00F22BF1" w:rsidRPr="009D1E55">
        <w:rPr>
          <w:rFonts w:ascii="Arial" w:hAnsi="Arial" w:cs="Arial"/>
          <w:sz w:val="20"/>
          <w:szCs w:val="20"/>
        </w:rPr>
        <w:t xml:space="preserve"> in the relevant sections of the main text.</w:t>
      </w:r>
    </w:p>
    <w:p w14:paraId="35B37D10" w14:textId="77777777" w:rsidR="00A1306F" w:rsidRPr="009D1E55" w:rsidRDefault="00A1306F">
      <w:pPr>
        <w:rPr>
          <w:rFonts w:ascii="Arial" w:hAnsi="Arial" w:cs="Arial"/>
          <w:b/>
          <w:bCs/>
          <w:sz w:val="20"/>
          <w:szCs w:val="20"/>
        </w:rPr>
      </w:pPr>
    </w:p>
    <w:p w14:paraId="75AB8F08" w14:textId="519B1014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commentRangeStart w:id="6"/>
      <w:r w:rsidRPr="009D1E55">
        <w:rPr>
          <w:rFonts w:ascii="Arial" w:hAnsi="Arial" w:cs="Arial"/>
          <w:b/>
          <w:bCs/>
          <w:sz w:val="20"/>
          <w:szCs w:val="20"/>
        </w:rPr>
        <w:t>Results</w:t>
      </w:r>
      <w:commentRangeEnd w:id="6"/>
      <w:r w:rsidR="00E33D19">
        <w:rPr>
          <w:rStyle w:val="CommentReference"/>
        </w:rPr>
        <w:commentReference w:id="6"/>
      </w:r>
    </w:p>
    <w:p w14:paraId="597627E3" w14:textId="2F2AF195" w:rsidR="00A26FEA" w:rsidRDefault="00C03F2B">
      <w:pPr>
        <w:rPr>
          <w:ins w:id="7" w:author="Robert Muscarella" w:date="2020-05-04T11:21:00Z"/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O</w:t>
      </w:r>
      <w:del w:id="8" w:author="Robert Muscarella" w:date="2020-05-04T14:48:00Z">
        <w:r w:rsidRPr="009D1E55" w:rsidDel="00B7591F">
          <w:rPr>
            <w:rFonts w:ascii="Arial" w:hAnsi="Arial" w:cs="Arial"/>
            <w:sz w:val="20"/>
            <w:szCs w:val="20"/>
          </w:rPr>
          <w:delText>ut o</w:delText>
        </w:r>
      </w:del>
      <w:r w:rsidRPr="009D1E55">
        <w:rPr>
          <w:rFonts w:ascii="Arial" w:hAnsi="Arial" w:cs="Arial"/>
          <w:sz w:val="20"/>
          <w:szCs w:val="20"/>
        </w:rPr>
        <w:t xml:space="preserve">f the 182 studies we reviewed, </w:t>
      </w:r>
      <w:r w:rsidR="003E7BBC" w:rsidRPr="009D1E55">
        <w:rPr>
          <w:rFonts w:ascii="Arial" w:hAnsi="Arial" w:cs="Arial"/>
          <w:sz w:val="20"/>
          <w:szCs w:val="20"/>
        </w:rPr>
        <w:t xml:space="preserve">141 (78%) used ENMeval </w:t>
      </w:r>
      <w:r w:rsidRPr="009D1E55">
        <w:rPr>
          <w:rFonts w:ascii="Arial" w:hAnsi="Arial" w:cs="Arial"/>
          <w:sz w:val="20"/>
          <w:szCs w:val="20"/>
        </w:rPr>
        <w:t>for</w:t>
      </w:r>
      <w:r w:rsidR="003E7BBC" w:rsidRPr="009D1E55">
        <w:rPr>
          <w:rFonts w:ascii="Arial" w:hAnsi="Arial" w:cs="Arial"/>
          <w:sz w:val="20"/>
          <w:szCs w:val="20"/>
        </w:rPr>
        <w:t xml:space="preserve"> part of the</w:t>
      </w:r>
      <w:ins w:id="9" w:author="Robert Muscarella" w:date="2020-05-04T14:48:00Z">
        <w:r w:rsidR="00B7591F">
          <w:rPr>
            <w:rFonts w:ascii="Arial" w:hAnsi="Arial" w:cs="Arial"/>
            <w:sz w:val="20"/>
            <w:szCs w:val="20"/>
          </w:rPr>
          <w:t>ir</w:t>
        </w:r>
      </w:ins>
      <w:r w:rsidR="003E7BBC" w:rsidRPr="009D1E55">
        <w:rPr>
          <w:rFonts w:ascii="Arial" w:hAnsi="Arial" w:cs="Arial"/>
          <w:sz w:val="20"/>
          <w:szCs w:val="20"/>
        </w:rPr>
        <w:t xml:space="preserve"> analysis</w:t>
      </w:r>
      <w:ins w:id="10" w:author="Robert Muscarella" w:date="2020-05-04T08:56:00Z">
        <w:r w:rsidR="00D664EA">
          <w:rPr>
            <w:rFonts w:ascii="Arial" w:hAnsi="Arial" w:cs="Arial"/>
            <w:sz w:val="20"/>
            <w:szCs w:val="20"/>
          </w:rPr>
          <w:t xml:space="preserve"> and </w:t>
        </w:r>
      </w:ins>
      <w:ins w:id="11" w:author="Robert Muscarella" w:date="2020-05-04T11:32:00Z">
        <w:r w:rsidR="00201E65">
          <w:rPr>
            <w:rFonts w:ascii="Arial" w:hAnsi="Arial" w:cs="Arial"/>
            <w:sz w:val="20"/>
            <w:szCs w:val="20"/>
          </w:rPr>
          <w:t xml:space="preserve">we consider only these </w:t>
        </w:r>
      </w:ins>
      <w:ins w:id="12" w:author="Robert Muscarella" w:date="2020-05-04T08:56:00Z">
        <w:r w:rsidR="00D664EA">
          <w:rPr>
            <w:rFonts w:ascii="Arial" w:hAnsi="Arial" w:cs="Arial"/>
            <w:sz w:val="20"/>
            <w:szCs w:val="20"/>
          </w:rPr>
          <w:t xml:space="preserve">studies </w:t>
        </w:r>
      </w:ins>
      <w:ins w:id="13" w:author="Robert Muscarella" w:date="2020-05-04T11:32:00Z">
        <w:r w:rsidR="00201E65">
          <w:rPr>
            <w:rFonts w:ascii="Arial" w:hAnsi="Arial" w:cs="Arial"/>
            <w:sz w:val="20"/>
            <w:szCs w:val="20"/>
          </w:rPr>
          <w:t>in</w:t>
        </w:r>
      </w:ins>
      <w:ins w:id="14" w:author="Robert Muscarella" w:date="2020-05-04T08:56:00Z">
        <w:r w:rsidR="00D664EA">
          <w:rPr>
            <w:rFonts w:ascii="Arial" w:hAnsi="Arial" w:cs="Arial"/>
            <w:sz w:val="20"/>
            <w:szCs w:val="20"/>
          </w:rPr>
          <w:t xml:space="preserve"> the results </w:t>
        </w:r>
      </w:ins>
      <w:ins w:id="15" w:author="Robert Muscarella" w:date="2020-05-04T14:48:00Z">
        <w:r w:rsidR="00B7591F">
          <w:rPr>
            <w:rFonts w:ascii="Arial" w:hAnsi="Arial" w:cs="Arial"/>
            <w:sz w:val="20"/>
            <w:szCs w:val="20"/>
          </w:rPr>
          <w:t>descri</w:t>
        </w:r>
      </w:ins>
      <w:ins w:id="16" w:author="Robert Muscarella" w:date="2020-05-04T14:49:00Z">
        <w:r w:rsidR="00B7591F">
          <w:rPr>
            <w:rFonts w:ascii="Arial" w:hAnsi="Arial" w:cs="Arial"/>
            <w:sz w:val="20"/>
            <w:szCs w:val="20"/>
          </w:rPr>
          <w:t>bed</w:t>
        </w:r>
      </w:ins>
      <w:ins w:id="17" w:author="Robert Muscarella" w:date="2020-05-04T08:56:00Z">
        <w:r w:rsidR="00D664EA">
          <w:rPr>
            <w:rFonts w:ascii="Arial" w:hAnsi="Arial" w:cs="Arial"/>
            <w:sz w:val="20"/>
            <w:szCs w:val="20"/>
          </w:rPr>
          <w:t xml:space="preserve"> </w:t>
        </w:r>
      </w:ins>
      <w:ins w:id="18" w:author="Robert Muscarella" w:date="2020-05-04T09:49:00Z">
        <w:r w:rsidR="008547E0">
          <w:rPr>
            <w:rFonts w:ascii="Arial" w:hAnsi="Arial" w:cs="Arial"/>
            <w:sz w:val="20"/>
            <w:szCs w:val="20"/>
          </w:rPr>
          <w:t>below</w:t>
        </w:r>
      </w:ins>
      <w:r w:rsidR="003E7BBC" w:rsidRPr="009D1E55">
        <w:rPr>
          <w:rFonts w:ascii="Arial" w:hAnsi="Arial" w:cs="Arial"/>
          <w:sz w:val="20"/>
          <w:szCs w:val="20"/>
        </w:rPr>
        <w:t>. Of the</w:t>
      </w:r>
      <w:ins w:id="19" w:author="Robert Muscarella" w:date="2020-05-04T14:49:00Z">
        <w:r w:rsidR="00B7591F">
          <w:rPr>
            <w:rFonts w:ascii="Arial" w:hAnsi="Arial" w:cs="Arial"/>
            <w:sz w:val="20"/>
            <w:szCs w:val="20"/>
          </w:rPr>
          <w:t>se</w:t>
        </w:r>
      </w:ins>
      <w:ins w:id="20" w:author="Robert Muscarella" w:date="2020-05-04T08:56:00Z">
        <w:r w:rsidR="00D664EA">
          <w:rPr>
            <w:rFonts w:ascii="Arial" w:hAnsi="Arial" w:cs="Arial"/>
            <w:sz w:val="20"/>
            <w:szCs w:val="20"/>
          </w:rPr>
          <w:t xml:space="preserve"> studies</w:t>
        </w:r>
      </w:ins>
      <w:del w:id="21" w:author="Robert Muscarella" w:date="2020-05-04T08:56:00Z">
        <w:r w:rsidR="003E7BBC" w:rsidRPr="009D1E55" w:rsidDel="00D664EA">
          <w:rPr>
            <w:rFonts w:ascii="Arial" w:hAnsi="Arial" w:cs="Arial"/>
            <w:sz w:val="20"/>
            <w:szCs w:val="20"/>
          </w:rPr>
          <w:delText>se</w:delText>
        </w:r>
      </w:del>
      <w:r w:rsidR="003E7BBC" w:rsidRPr="009D1E55">
        <w:rPr>
          <w:rFonts w:ascii="Arial" w:hAnsi="Arial" w:cs="Arial"/>
          <w:sz w:val="20"/>
          <w:szCs w:val="20"/>
        </w:rPr>
        <w:t xml:space="preserve">, </w:t>
      </w:r>
      <w:commentRangeStart w:id="22"/>
      <w:r w:rsidR="003E7BBC" w:rsidRPr="009D1E55">
        <w:rPr>
          <w:rFonts w:ascii="Arial" w:hAnsi="Arial" w:cs="Arial"/>
          <w:sz w:val="20"/>
          <w:szCs w:val="20"/>
        </w:rPr>
        <w:t>9</w:t>
      </w:r>
      <w:ins w:id="23" w:author="Robert Muscarella" w:date="2020-05-04T10:42:00Z">
        <w:r w:rsidR="002E4F11">
          <w:rPr>
            <w:rFonts w:ascii="Arial" w:hAnsi="Arial" w:cs="Arial"/>
            <w:sz w:val="20"/>
            <w:szCs w:val="20"/>
          </w:rPr>
          <w:t>2</w:t>
        </w:r>
      </w:ins>
      <w:del w:id="24" w:author="Robert Muscarella" w:date="2020-05-04T10:42:00Z">
        <w:r w:rsidR="003E7BBC" w:rsidRPr="009D1E55" w:rsidDel="002E4F11">
          <w:rPr>
            <w:rFonts w:ascii="Arial" w:hAnsi="Arial" w:cs="Arial"/>
            <w:sz w:val="20"/>
            <w:szCs w:val="20"/>
          </w:rPr>
          <w:delText>3</w:delText>
        </w:r>
      </w:del>
      <w:r w:rsidR="003E7BBC" w:rsidRPr="009D1E55">
        <w:rPr>
          <w:rFonts w:ascii="Arial" w:hAnsi="Arial" w:cs="Arial"/>
          <w:sz w:val="20"/>
          <w:szCs w:val="20"/>
        </w:rPr>
        <w:t>%</w:t>
      </w:r>
      <w:commentRangeEnd w:id="22"/>
      <w:r w:rsidR="00FD5306">
        <w:rPr>
          <w:rStyle w:val="CommentReference"/>
        </w:rPr>
        <w:commentReference w:id="22"/>
      </w:r>
      <w:r w:rsidR="003E7BBC" w:rsidRPr="009D1E55">
        <w:rPr>
          <w:rFonts w:ascii="Arial" w:hAnsi="Arial" w:cs="Arial"/>
          <w:sz w:val="20"/>
          <w:szCs w:val="20"/>
        </w:rPr>
        <w:t xml:space="preserve"> </w:t>
      </w:r>
      <w:ins w:id="25" w:author="Robert Muscarella" w:date="2020-05-04T11:33:00Z">
        <w:r w:rsidR="00201E65">
          <w:rPr>
            <w:rFonts w:ascii="Arial" w:hAnsi="Arial" w:cs="Arial"/>
            <w:sz w:val="20"/>
            <w:szCs w:val="20"/>
          </w:rPr>
          <w:t xml:space="preserve">(131/141) </w:t>
        </w:r>
      </w:ins>
      <w:r w:rsidR="003E7BBC" w:rsidRPr="009D1E55">
        <w:rPr>
          <w:rFonts w:ascii="Arial" w:hAnsi="Arial" w:cs="Arial"/>
          <w:sz w:val="20"/>
          <w:szCs w:val="20"/>
        </w:rPr>
        <w:t xml:space="preserve">used </w:t>
      </w:r>
      <w:del w:id="26" w:author="Robert Muscarella" w:date="2020-05-04T08:57:00Z">
        <w:r w:rsidR="003E7BBC" w:rsidRPr="009D1E55" w:rsidDel="00D664EA">
          <w:rPr>
            <w:rFonts w:ascii="Arial" w:hAnsi="Arial" w:cs="Arial"/>
            <w:sz w:val="20"/>
            <w:szCs w:val="20"/>
          </w:rPr>
          <w:delText xml:space="preserve">ENMeval </w:delText>
        </w:r>
      </w:del>
      <w:ins w:id="27" w:author="Robert Muscarella" w:date="2020-05-04T08:57:00Z">
        <w:r w:rsidR="00D664EA">
          <w:rPr>
            <w:rFonts w:ascii="Arial" w:hAnsi="Arial" w:cs="Arial"/>
            <w:sz w:val="20"/>
            <w:szCs w:val="20"/>
          </w:rPr>
          <w:t>it</w:t>
        </w:r>
        <w:r w:rsidR="00D664EA" w:rsidRPr="009D1E55">
          <w:rPr>
            <w:rFonts w:ascii="Arial" w:hAnsi="Arial" w:cs="Arial"/>
            <w:sz w:val="20"/>
            <w:szCs w:val="20"/>
          </w:rPr>
          <w:t xml:space="preserve"> </w:t>
        </w:r>
      </w:ins>
      <w:r w:rsidR="003E7BBC" w:rsidRPr="009D1E55">
        <w:rPr>
          <w:rFonts w:ascii="Arial" w:hAnsi="Arial" w:cs="Arial"/>
          <w:sz w:val="20"/>
          <w:szCs w:val="20"/>
        </w:rPr>
        <w:t>to</w:t>
      </w:r>
      <w:r w:rsidRPr="009D1E55">
        <w:rPr>
          <w:rFonts w:ascii="Arial" w:hAnsi="Arial" w:cs="Arial"/>
          <w:sz w:val="20"/>
          <w:szCs w:val="20"/>
        </w:rPr>
        <w:t xml:space="preserve"> </w:t>
      </w:r>
      <w:r w:rsidR="003E7BBC" w:rsidRPr="009D1E55">
        <w:rPr>
          <w:rFonts w:ascii="Arial" w:hAnsi="Arial" w:cs="Arial"/>
          <w:sz w:val="20"/>
          <w:szCs w:val="20"/>
        </w:rPr>
        <w:t>evaluate model</w:t>
      </w:r>
      <w:r w:rsidR="00F22BF1" w:rsidRPr="009D1E55">
        <w:rPr>
          <w:rFonts w:ascii="Arial" w:hAnsi="Arial" w:cs="Arial"/>
          <w:sz w:val="20"/>
          <w:szCs w:val="20"/>
        </w:rPr>
        <w:t xml:space="preserve"> performance</w:t>
      </w:r>
      <w:r w:rsidRPr="009D1E55">
        <w:rPr>
          <w:rFonts w:ascii="Arial" w:hAnsi="Arial" w:cs="Arial"/>
          <w:sz w:val="20"/>
          <w:szCs w:val="20"/>
        </w:rPr>
        <w:t xml:space="preserve"> or</w:t>
      </w:r>
      <w:r w:rsidR="003E7BBC" w:rsidRPr="009D1E55">
        <w:rPr>
          <w:rFonts w:ascii="Arial" w:hAnsi="Arial" w:cs="Arial"/>
          <w:sz w:val="20"/>
          <w:szCs w:val="20"/>
        </w:rPr>
        <w:t xml:space="preserve"> select among </w:t>
      </w:r>
      <w:r w:rsidR="00FD5306">
        <w:rPr>
          <w:rFonts w:ascii="Arial" w:hAnsi="Arial" w:cs="Arial"/>
          <w:sz w:val="20"/>
          <w:szCs w:val="20"/>
        </w:rPr>
        <w:t>candidate</w:t>
      </w:r>
      <w:r w:rsidR="00FD5306" w:rsidRPr="009D1E55">
        <w:rPr>
          <w:rFonts w:ascii="Arial" w:hAnsi="Arial" w:cs="Arial"/>
          <w:sz w:val="20"/>
          <w:szCs w:val="20"/>
        </w:rPr>
        <w:t xml:space="preserve"> </w:t>
      </w:r>
      <w:r w:rsidR="003E7BBC" w:rsidRPr="009D1E55">
        <w:rPr>
          <w:rFonts w:ascii="Arial" w:hAnsi="Arial" w:cs="Arial"/>
          <w:sz w:val="20"/>
          <w:szCs w:val="20"/>
        </w:rPr>
        <w:t>models</w:t>
      </w:r>
      <w:r w:rsidR="00F22BF1" w:rsidRPr="009D1E55">
        <w:rPr>
          <w:rFonts w:ascii="Arial" w:hAnsi="Arial" w:cs="Arial"/>
          <w:sz w:val="20"/>
          <w:szCs w:val="20"/>
        </w:rPr>
        <w:t xml:space="preserve"> (i.e., tune </w:t>
      </w:r>
      <w:r w:rsidR="00FD5306">
        <w:rPr>
          <w:rFonts w:ascii="Arial" w:hAnsi="Arial" w:cs="Arial"/>
          <w:sz w:val="20"/>
          <w:szCs w:val="20"/>
        </w:rPr>
        <w:t>to identify</w:t>
      </w:r>
      <w:r w:rsidR="00FD5306" w:rsidRPr="009D1E55">
        <w:rPr>
          <w:rFonts w:ascii="Arial" w:hAnsi="Arial" w:cs="Arial"/>
          <w:sz w:val="20"/>
          <w:szCs w:val="20"/>
        </w:rPr>
        <w:t xml:space="preserve"> </w:t>
      </w:r>
      <w:r w:rsidR="00F22BF1" w:rsidRPr="009D1E55">
        <w:rPr>
          <w:rFonts w:ascii="Arial" w:hAnsi="Arial" w:cs="Arial"/>
          <w:sz w:val="20"/>
          <w:szCs w:val="20"/>
        </w:rPr>
        <w:t>‘optimal’ settings)</w:t>
      </w:r>
      <w:r w:rsidR="003E7BBC" w:rsidRPr="009D1E55">
        <w:rPr>
          <w:rFonts w:ascii="Arial" w:hAnsi="Arial" w:cs="Arial"/>
          <w:sz w:val="20"/>
          <w:szCs w:val="20"/>
        </w:rPr>
        <w:t>.</w:t>
      </w:r>
      <w:r w:rsidR="002C2CEE" w:rsidRPr="009D1E55">
        <w:rPr>
          <w:rFonts w:ascii="Arial" w:hAnsi="Arial" w:cs="Arial"/>
          <w:sz w:val="20"/>
          <w:szCs w:val="20"/>
        </w:rPr>
        <w:t xml:space="preserve"> </w:t>
      </w:r>
      <w:del w:id="28" w:author="Robert Muscarella" w:date="2020-05-04T08:57:00Z">
        <w:r w:rsidR="003541E0" w:rsidDel="00D664EA">
          <w:rPr>
            <w:rFonts w:ascii="Arial" w:hAnsi="Arial" w:cs="Arial"/>
            <w:sz w:val="20"/>
            <w:szCs w:val="20"/>
          </w:rPr>
          <w:delText>For these studies, t</w:delText>
        </w:r>
      </w:del>
      <w:ins w:id="29" w:author="Robert Muscarella" w:date="2020-05-04T08:57:00Z">
        <w:r w:rsidR="00D664EA">
          <w:rPr>
            <w:rFonts w:ascii="Arial" w:hAnsi="Arial" w:cs="Arial"/>
            <w:sz w:val="20"/>
            <w:szCs w:val="20"/>
          </w:rPr>
          <w:t>T</w:t>
        </w:r>
      </w:ins>
      <w:r w:rsidR="002C2CEE" w:rsidRPr="009D1E55">
        <w:rPr>
          <w:rFonts w:ascii="Arial" w:hAnsi="Arial" w:cs="Arial"/>
          <w:sz w:val="20"/>
          <w:szCs w:val="20"/>
        </w:rPr>
        <w:t xml:space="preserve">he most commonly used </w:t>
      </w:r>
      <w:r w:rsidR="003541E0">
        <w:rPr>
          <w:rFonts w:ascii="Arial" w:hAnsi="Arial" w:cs="Arial"/>
          <w:sz w:val="20"/>
          <w:szCs w:val="20"/>
        </w:rPr>
        <w:t>metric</w:t>
      </w:r>
      <w:r w:rsidR="003541E0" w:rsidRPr="009D1E55">
        <w:rPr>
          <w:rFonts w:ascii="Arial" w:hAnsi="Arial" w:cs="Arial"/>
          <w:sz w:val="20"/>
          <w:szCs w:val="20"/>
        </w:rPr>
        <w:t xml:space="preserve"> </w:t>
      </w:r>
      <w:r w:rsidR="002C2CEE" w:rsidRPr="009D1E55">
        <w:rPr>
          <w:rFonts w:ascii="Arial" w:hAnsi="Arial" w:cs="Arial"/>
          <w:sz w:val="20"/>
          <w:szCs w:val="20"/>
        </w:rPr>
        <w:t xml:space="preserve">for selecting </w:t>
      </w:r>
      <w:ins w:id="30" w:author="Robert Muscarella" w:date="2020-05-04T10:39:00Z">
        <w:r w:rsidR="00A52FEC">
          <w:rPr>
            <w:rFonts w:ascii="Arial" w:hAnsi="Arial" w:cs="Arial"/>
            <w:sz w:val="20"/>
            <w:szCs w:val="20"/>
          </w:rPr>
          <w:t xml:space="preserve">‘optimal’ </w:t>
        </w:r>
      </w:ins>
      <w:del w:id="31" w:author="Robert Muscarella" w:date="2020-05-04T14:49:00Z">
        <w:r w:rsidR="002C2CEE" w:rsidRPr="009D1E55" w:rsidDel="00B7591F">
          <w:rPr>
            <w:rFonts w:ascii="Arial" w:hAnsi="Arial" w:cs="Arial"/>
            <w:sz w:val="20"/>
            <w:szCs w:val="20"/>
          </w:rPr>
          <w:delText xml:space="preserve">model </w:delText>
        </w:r>
      </w:del>
      <w:r w:rsidR="002C2CEE" w:rsidRPr="009D1E55">
        <w:rPr>
          <w:rFonts w:ascii="Arial" w:hAnsi="Arial" w:cs="Arial"/>
          <w:sz w:val="20"/>
          <w:szCs w:val="20"/>
        </w:rPr>
        <w:t xml:space="preserve">settings </w:t>
      </w:r>
      <w:r w:rsidRPr="009D1E55">
        <w:rPr>
          <w:rFonts w:ascii="Arial" w:hAnsi="Arial" w:cs="Arial"/>
          <w:sz w:val="20"/>
          <w:szCs w:val="20"/>
        </w:rPr>
        <w:t xml:space="preserve">was </w:t>
      </w:r>
      <w:proofErr w:type="spellStart"/>
      <w:r w:rsidR="002C2CEE" w:rsidRPr="009D1E55">
        <w:rPr>
          <w:rFonts w:ascii="Arial" w:hAnsi="Arial" w:cs="Arial"/>
          <w:sz w:val="20"/>
          <w:szCs w:val="20"/>
        </w:rPr>
        <w:t>AICc</w:t>
      </w:r>
      <w:proofErr w:type="spellEnd"/>
      <w:r w:rsidR="002C2CEE" w:rsidRPr="009D1E55">
        <w:rPr>
          <w:rFonts w:ascii="Arial" w:hAnsi="Arial" w:cs="Arial"/>
          <w:sz w:val="20"/>
          <w:szCs w:val="20"/>
        </w:rPr>
        <w:t xml:space="preserve"> </w:t>
      </w:r>
      <w:r w:rsidRPr="009D1E55">
        <w:rPr>
          <w:rFonts w:ascii="Arial" w:hAnsi="Arial" w:cs="Arial"/>
          <w:sz w:val="20"/>
          <w:szCs w:val="20"/>
        </w:rPr>
        <w:t>(</w:t>
      </w:r>
      <w:commentRangeStart w:id="32"/>
      <w:commentRangeStart w:id="33"/>
      <w:r w:rsidR="002C2CEE" w:rsidRPr="009D1E55">
        <w:rPr>
          <w:rFonts w:ascii="Arial" w:hAnsi="Arial" w:cs="Arial"/>
          <w:sz w:val="20"/>
          <w:szCs w:val="20"/>
        </w:rPr>
        <w:t>70% of studies</w:t>
      </w:r>
      <w:r w:rsidRPr="009D1E55">
        <w:rPr>
          <w:rFonts w:ascii="Arial" w:hAnsi="Arial" w:cs="Arial"/>
          <w:sz w:val="20"/>
          <w:szCs w:val="20"/>
        </w:rPr>
        <w:t>), followed by test</w:t>
      </w:r>
      <w:r w:rsidR="00BD0A97">
        <w:rPr>
          <w:rFonts w:ascii="Arial" w:hAnsi="Arial" w:cs="Arial"/>
          <w:sz w:val="20"/>
          <w:szCs w:val="20"/>
        </w:rPr>
        <w:t>ing</w:t>
      </w:r>
      <w:r w:rsidRPr="009D1E55">
        <w:rPr>
          <w:rFonts w:ascii="Arial" w:hAnsi="Arial" w:cs="Arial"/>
          <w:sz w:val="20"/>
          <w:szCs w:val="20"/>
        </w:rPr>
        <w:t xml:space="preserve"> AUC (21%), and</w:t>
      </w:r>
      <w:r w:rsidR="00F22BF1" w:rsidRPr="009D1E55">
        <w:rPr>
          <w:rFonts w:ascii="Arial" w:hAnsi="Arial" w:cs="Arial"/>
          <w:sz w:val="20"/>
          <w:szCs w:val="20"/>
        </w:rPr>
        <w:t xml:space="preserve"> then</w:t>
      </w:r>
      <w:r w:rsidRPr="009D1E55">
        <w:rPr>
          <w:rFonts w:ascii="Arial" w:hAnsi="Arial" w:cs="Arial"/>
          <w:sz w:val="20"/>
          <w:szCs w:val="20"/>
        </w:rPr>
        <w:t xml:space="preserve"> omission rates (11%). </w:t>
      </w:r>
      <w:commentRangeEnd w:id="32"/>
      <w:r w:rsidR="003541E0">
        <w:rPr>
          <w:rStyle w:val="CommentReference"/>
        </w:rPr>
        <w:commentReference w:id="32"/>
      </w:r>
      <w:commentRangeEnd w:id="33"/>
      <w:r w:rsidR="00D664EA">
        <w:rPr>
          <w:rStyle w:val="CommentReference"/>
        </w:rPr>
        <w:commentReference w:id="33"/>
      </w:r>
      <w:r w:rsidR="00F22BF1" w:rsidRPr="009D1E55">
        <w:rPr>
          <w:rFonts w:ascii="Arial" w:hAnsi="Arial" w:cs="Arial"/>
          <w:sz w:val="20"/>
          <w:szCs w:val="20"/>
        </w:rPr>
        <w:t>A</w:t>
      </w:r>
      <w:r w:rsidRPr="009D1E55">
        <w:rPr>
          <w:rFonts w:ascii="Arial" w:hAnsi="Arial" w:cs="Arial"/>
          <w:sz w:val="20"/>
          <w:szCs w:val="20"/>
        </w:rPr>
        <w:t>bout 6</w:t>
      </w:r>
      <w:r w:rsidR="00F22BF1" w:rsidRPr="009D1E55">
        <w:rPr>
          <w:rFonts w:ascii="Arial" w:hAnsi="Arial" w:cs="Arial"/>
          <w:sz w:val="20"/>
          <w:szCs w:val="20"/>
        </w:rPr>
        <w:t>2</w:t>
      </w:r>
      <w:r w:rsidRPr="009D1E55">
        <w:rPr>
          <w:rFonts w:ascii="Arial" w:hAnsi="Arial" w:cs="Arial"/>
          <w:sz w:val="20"/>
          <w:szCs w:val="20"/>
        </w:rPr>
        <w:t>% of studies</w:t>
      </w:r>
      <w:ins w:id="34" w:author="Robert Muscarella" w:date="2020-05-04T10:41:00Z">
        <w:r w:rsidR="002E4F11">
          <w:rPr>
            <w:rFonts w:ascii="Arial" w:hAnsi="Arial" w:cs="Arial"/>
            <w:sz w:val="20"/>
            <w:szCs w:val="20"/>
          </w:rPr>
          <w:t xml:space="preserve"> that used ENMeval for </w:t>
        </w:r>
      </w:ins>
      <w:ins w:id="35" w:author="Robert Muscarella" w:date="2020-05-04T11:08:00Z">
        <w:r w:rsidR="008C2ACC">
          <w:rPr>
            <w:rFonts w:ascii="Arial" w:hAnsi="Arial" w:cs="Arial"/>
            <w:sz w:val="20"/>
            <w:szCs w:val="20"/>
          </w:rPr>
          <w:t>evaluation statistics</w:t>
        </w:r>
      </w:ins>
      <w:ins w:id="36" w:author="Robert Muscarella" w:date="2020-05-04T10:41:00Z">
        <w:r w:rsidR="002E4F11">
          <w:rPr>
            <w:rFonts w:ascii="Arial" w:hAnsi="Arial" w:cs="Arial"/>
            <w:sz w:val="20"/>
            <w:szCs w:val="20"/>
          </w:rPr>
          <w:t xml:space="preserve"> (81/13</w:t>
        </w:r>
      </w:ins>
      <w:ins w:id="37" w:author="Robert Muscarella" w:date="2020-05-04T11:34:00Z">
        <w:r w:rsidR="00314420">
          <w:rPr>
            <w:rFonts w:ascii="Arial" w:hAnsi="Arial" w:cs="Arial"/>
            <w:sz w:val="20"/>
            <w:szCs w:val="20"/>
          </w:rPr>
          <w:t>1</w:t>
        </w:r>
      </w:ins>
      <w:ins w:id="38" w:author="Robert Muscarella" w:date="2020-05-04T10:41:00Z">
        <w:r w:rsidR="002E4F11">
          <w:rPr>
            <w:rFonts w:ascii="Arial" w:hAnsi="Arial" w:cs="Arial"/>
            <w:sz w:val="20"/>
            <w:szCs w:val="20"/>
          </w:rPr>
          <w:t>)</w:t>
        </w:r>
      </w:ins>
      <w:r w:rsidRPr="009D1E55">
        <w:rPr>
          <w:rFonts w:ascii="Arial" w:hAnsi="Arial" w:cs="Arial"/>
          <w:sz w:val="20"/>
          <w:szCs w:val="20"/>
        </w:rPr>
        <w:t xml:space="preserve"> reported the </w:t>
      </w:r>
      <w:ins w:id="39" w:author="Robert Muscarella" w:date="2020-05-04T11:08:00Z">
        <w:r w:rsidR="008C2ACC">
          <w:rPr>
            <w:rFonts w:ascii="Arial" w:hAnsi="Arial" w:cs="Arial"/>
            <w:sz w:val="20"/>
            <w:szCs w:val="20"/>
          </w:rPr>
          <w:t xml:space="preserve">model </w:t>
        </w:r>
      </w:ins>
      <w:r w:rsidRPr="009D1E55">
        <w:rPr>
          <w:rFonts w:ascii="Arial" w:hAnsi="Arial" w:cs="Arial"/>
          <w:sz w:val="20"/>
          <w:szCs w:val="20"/>
        </w:rPr>
        <w:t>settings selected as ‘optimal’</w:t>
      </w:r>
      <w:del w:id="40" w:author="Robert Muscarella" w:date="2020-05-04T14:50:00Z">
        <w:r w:rsidRPr="009D1E55" w:rsidDel="00B7591F">
          <w:rPr>
            <w:rFonts w:ascii="Arial" w:hAnsi="Arial" w:cs="Arial"/>
            <w:sz w:val="20"/>
            <w:szCs w:val="20"/>
          </w:rPr>
          <w:delText>,</w:delText>
        </w:r>
      </w:del>
      <w:r w:rsidRPr="009D1E55">
        <w:rPr>
          <w:rFonts w:ascii="Arial" w:hAnsi="Arial" w:cs="Arial"/>
          <w:sz w:val="20"/>
          <w:szCs w:val="20"/>
        </w:rPr>
        <w:t xml:space="preserve"> </w:t>
      </w:r>
      <w:r w:rsidR="00F22BF1" w:rsidRPr="009D1E55">
        <w:rPr>
          <w:rFonts w:ascii="Arial" w:hAnsi="Arial" w:cs="Arial"/>
          <w:sz w:val="20"/>
          <w:szCs w:val="20"/>
        </w:rPr>
        <w:t xml:space="preserve">but </w:t>
      </w:r>
      <w:r w:rsidRPr="009D1E55">
        <w:rPr>
          <w:rFonts w:ascii="Arial" w:hAnsi="Arial" w:cs="Arial"/>
          <w:sz w:val="20"/>
          <w:szCs w:val="20"/>
        </w:rPr>
        <w:t xml:space="preserve">only 26% reported variation of model performance across </w:t>
      </w:r>
      <w:r w:rsidR="00F22BF1" w:rsidRPr="009D1E55">
        <w:rPr>
          <w:rFonts w:ascii="Arial" w:hAnsi="Arial" w:cs="Arial"/>
          <w:sz w:val="20"/>
          <w:szCs w:val="20"/>
        </w:rPr>
        <w:t>the</w:t>
      </w:r>
      <w:r w:rsidRPr="009D1E55">
        <w:rPr>
          <w:rFonts w:ascii="Arial" w:hAnsi="Arial" w:cs="Arial"/>
          <w:sz w:val="20"/>
          <w:szCs w:val="20"/>
        </w:rPr>
        <w:t xml:space="preserve"> settings</w:t>
      </w:r>
      <w:r w:rsidR="00F22BF1" w:rsidRPr="009D1E55">
        <w:rPr>
          <w:rFonts w:ascii="Arial" w:hAnsi="Arial" w:cs="Arial"/>
          <w:sz w:val="20"/>
          <w:szCs w:val="20"/>
        </w:rPr>
        <w:t xml:space="preserve"> used</w:t>
      </w:r>
      <w:r w:rsidRPr="009D1E55">
        <w:rPr>
          <w:rFonts w:ascii="Arial" w:hAnsi="Arial" w:cs="Arial"/>
          <w:sz w:val="20"/>
          <w:szCs w:val="20"/>
        </w:rPr>
        <w:t xml:space="preserve">. </w:t>
      </w:r>
    </w:p>
    <w:p w14:paraId="04EA2140" w14:textId="77777777" w:rsidR="00A26FEA" w:rsidRDefault="00A26FEA">
      <w:pPr>
        <w:rPr>
          <w:ins w:id="41" w:author="Robert Muscarella" w:date="2020-05-04T11:21:00Z"/>
          <w:rFonts w:ascii="Arial" w:hAnsi="Arial" w:cs="Arial"/>
          <w:sz w:val="20"/>
          <w:szCs w:val="20"/>
        </w:rPr>
      </w:pPr>
    </w:p>
    <w:p w14:paraId="61624FD9" w14:textId="5334399E" w:rsidR="00A26FEA" w:rsidRDefault="00A26FEA">
      <w:pPr>
        <w:rPr>
          <w:ins w:id="42" w:author="Robert Muscarella" w:date="2020-05-04T11:23:00Z"/>
          <w:rFonts w:ascii="Arial" w:hAnsi="Arial" w:cs="Arial"/>
          <w:sz w:val="20"/>
          <w:szCs w:val="20"/>
        </w:rPr>
      </w:pPr>
      <w:ins w:id="43" w:author="Robert Muscarella" w:date="2020-05-04T11:20:00Z">
        <w:r>
          <w:rPr>
            <w:rFonts w:ascii="Arial" w:hAnsi="Arial" w:cs="Arial"/>
            <w:sz w:val="20"/>
            <w:szCs w:val="20"/>
          </w:rPr>
          <w:t xml:space="preserve">Among </w:t>
        </w:r>
      </w:ins>
      <w:ins w:id="44" w:author="Robert Muscarella" w:date="2020-05-04T11:35:00Z">
        <w:r w:rsidR="00314420">
          <w:rPr>
            <w:rFonts w:ascii="Arial" w:hAnsi="Arial" w:cs="Arial"/>
            <w:sz w:val="20"/>
            <w:szCs w:val="20"/>
          </w:rPr>
          <w:t xml:space="preserve">the 141 </w:t>
        </w:r>
      </w:ins>
      <w:ins w:id="45" w:author="Robert Muscarella" w:date="2020-05-04T11:20:00Z">
        <w:r w:rsidRPr="00A26FEA">
          <w:rPr>
            <w:rFonts w:ascii="Arial" w:hAnsi="Arial" w:cs="Arial"/>
            <w:sz w:val="20"/>
            <w:szCs w:val="20"/>
          </w:rPr>
          <w:t xml:space="preserve">studies that used ENMeval </w:t>
        </w:r>
      </w:ins>
      <w:ins w:id="46" w:author="Robert Muscarella" w:date="2020-05-04T14:50:00Z">
        <w:r w:rsidR="00B7591F">
          <w:rPr>
            <w:rFonts w:ascii="Arial" w:hAnsi="Arial" w:cs="Arial"/>
            <w:sz w:val="20"/>
            <w:szCs w:val="20"/>
          </w:rPr>
          <w:t>as part of the</w:t>
        </w:r>
      </w:ins>
      <w:ins w:id="47" w:author="Robert Muscarella" w:date="2020-05-04T11:20:00Z">
        <w:r w:rsidRPr="00A26FEA">
          <w:rPr>
            <w:rFonts w:ascii="Arial" w:hAnsi="Arial" w:cs="Arial"/>
            <w:sz w:val="20"/>
            <w:szCs w:val="20"/>
          </w:rPr>
          <w:t xml:space="preserve"> analysis</w:t>
        </w:r>
        <w:r>
          <w:rPr>
            <w:rFonts w:ascii="Arial" w:hAnsi="Arial" w:cs="Arial"/>
            <w:sz w:val="20"/>
            <w:szCs w:val="20"/>
          </w:rPr>
          <w:t>, 80% (</w:t>
        </w:r>
        <w:r w:rsidRPr="00A26FEA">
          <w:rPr>
            <w:rFonts w:ascii="Arial" w:hAnsi="Arial" w:cs="Arial"/>
            <w:sz w:val="20"/>
            <w:szCs w:val="20"/>
          </w:rPr>
          <w:t>113</w:t>
        </w:r>
      </w:ins>
      <w:ins w:id="48" w:author="Robert Muscarella" w:date="2020-05-04T14:50:00Z">
        <w:r w:rsidR="00B7591F">
          <w:rPr>
            <w:rFonts w:ascii="Arial" w:hAnsi="Arial" w:cs="Arial"/>
            <w:sz w:val="20"/>
            <w:szCs w:val="20"/>
          </w:rPr>
          <w:t>/141</w:t>
        </w:r>
      </w:ins>
      <w:ins w:id="49" w:author="Robert Muscarella" w:date="2020-05-04T11:20:00Z">
        <w:r w:rsidRPr="00A26FEA">
          <w:rPr>
            <w:rFonts w:ascii="Arial" w:hAnsi="Arial" w:cs="Arial"/>
            <w:sz w:val="20"/>
            <w:szCs w:val="20"/>
          </w:rPr>
          <w:t>)</w:t>
        </w:r>
      </w:ins>
      <w:ins w:id="50" w:author="Robert Muscarella" w:date="2020-05-04T11:21:00Z">
        <w:r>
          <w:rPr>
            <w:rFonts w:ascii="Arial" w:hAnsi="Arial" w:cs="Arial"/>
            <w:sz w:val="20"/>
            <w:szCs w:val="20"/>
          </w:rPr>
          <w:t xml:space="preserve"> </w:t>
        </w:r>
      </w:ins>
      <w:ins w:id="51" w:author="Robert Muscarella" w:date="2020-05-04T11:20:00Z">
        <w:r w:rsidRPr="00A26FEA">
          <w:rPr>
            <w:rFonts w:ascii="Arial" w:hAnsi="Arial" w:cs="Arial"/>
            <w:sz w:val="20"/>
            <w:szCs w:val="20"/>
          </w:rPr>
          <w:t>reported at least one evaluation statistic</w:t>
        </w:r>
      </w:ins>
      <w:ins w:id="52" w:author="Robert Muscarella" w:date="2020-05-04T11:21:00Z">
        <w:r>
          <w:rPr>
            <w:rFonts w:ascii="Arial" w:hAnsi="Arial" w:cs="Arial"/>
            <w:sz w:val="20"/>
            <w:szCs w:val="20"/>
          </w:rPr>
          <w:t xml:space="preserve"> </w:t>
        </w:r>
      </w:ins>
      <w:ins w:id="53" w:author="Robert Muscarella" w:date="2020-05-04T14:51:00Z">
        <w:r w:rsidR="00B7591F">
          <w:rPr>
            <w:rFonts w:ascii="Arial" w:hAnsi="Arial" w:cs="Arial"/>
            <w:sz w:val="20"/>
            <w:szCs w:val="20"/>
          </w:rPr>
          <w:t>and</w:t>
        </w:r>
      </w:ins>
      <w:ins w:id="54" w:author="Robert Muscarella" w:date="2020-05-04T11:21:00Z">
        <w:r>
          <w:rPr>
            <w:rFonts w:ascii="Arial" w:hAnsi="Arial" w:cs="Arial"/>
            <w:sz w:val="20"/>
            <w:szCs w:val="20"/>
          </w:rPr>
          <w:t xml:space="preserve"> o</w:t>
        </w:r>
      </w:ins>
      <w:del w:id="55" w:author="Robert Muscarella" w:date="2020-05-04T11:21:00Z">
        <w:r w:rsidR="00950CB8" w:rsidRPr="009D1E55" w:rsidDel="00A26FEA">
          <w:rPr>
            <w:rFonts w:ascii="Arial" w:hAnsi="Arial" w:cs="Arial"/>
            <w:sz w:val="20"/>
            <w:szCs w:val="20"/>
          </w:rPr>
          <w:delText>O</w:delText>
        </w:r>
      </w:del>
      <w:r w:rsidR="00950CB8" w:rsidRPr="009D1E55">
        <w:rPr>
          <w:rFonts w:ascii="Arial" w:hAnsi="Arial" w:cs="Arial"/>
          <w:sz w:val="20"/>
          <w:szCs w:val="20"/>
        </w:rPr>
        <w:t xml:space="preserve">nly </w:t>
      </w:r>
      <w:del w:id="56" w:author="Robert Muscarella" w:date="2020-05-04T11:09:00Z">
        <w:r w:rsidR="00950CB8" w:rsidRPr="009D1E55" w:rsidDel="00A26FEA">
          <w:rPr>
            <w:rFonts w:ascii="Arial" w:hAnsi="Arial" w:cs="Arial"/>
            <w:sz w:val="20"/>
            <w:szCs w:val="20"/>
          </w:rPr>
          <w:delText>47</w:delText>
        </w:r>
      </w:del>
      <w:ins w:id="57" w:author="Robert Muscarella" w:date="2020-05-04T11:09:00Z">
        <w:r>
          <w:rPr>
            <w:rFonts w:ascii="Arial" w:hAnsi="Arial" w:cs="Arial"/>
            <w:sz w:val="20"/>
            <w:szCs w:val="20"/>
          </w:rPr>
          <w:t>18</w:t>
        </w:r>
      </w:ins>
      <w:r w:rsidR="00950CB8" w:rsidRPr="009D1E55">
        <w:rPr>
          <w:rFonts w:ascii="Arial" w:hAnsi="Arial" w:cs="Arial"/>
          <w:sz w:val="20"/>
          <w:szCs w:val="20"/>
        </w:rPr>
        <w:t xml:space="preserve">% </w:t>
      </w:r>
      <w:del w:id="58" w:author="Robert Muscarella" w:date="2020-05-04T11:21:00Z">
        <w:r w:rsidR="00950CB8" w:rsidRPr="009D1E55" w:rsidDel="00A26FEA">
          <w:rPr>
            <w:rFonts w:ascii="Arial" w:hAnsi="Arial" w:cs="Arial"/>
            <w:sz w:val="20"/>
            <w:szCs w:val="20"/>
          </w:rPr>
          <w:delText xml:space="preserve">of the studies </w:delText>
        </w:r>
      </w:del>
      <w:r w:rsidR="00950CB8" w:rsidRPr="009D1E55">
        <w:rPr>
          <w:rFonts w:ascii="Arial" w:hAnsi="Arial" w:cs="Arial"/>
          <w:sz w:val="20"/>
          <w:szCs w:val="20"/>
        </w:rPr>
        <w:t xml:space="preserve">reported more than </w:t>
      </w:r>
      <w:ins w:id="59" w:author="Robert Muscarella" w:date="2020-05-04T11:21:00Z">
        <w:r>
          <w:rPr>
            <w:rFonts w:ascii="Arial" w:hAnsi="Arial" w:cs="Arial"/>
            <w:sz w:val="20"/>
            <w:szCs w:val="20"/>
          </w:rPr>
          <w:t xml:space="preserve">one </w:t>
        </w:r>
      </w:ins>
      <w:del w:id="60" w:author="Robert Muscarella" w:date="2020-05-04T11:21:00Z">
        <w:r w:rsidR="00950CB8" w:rsidRPr="009D1E55" w:rsidDel="00A26FEA">
          <w:rPr>
            <w:rFonts w:ascii="Arial" w:hAnsi="Arial" w:cs="Arial"/>
            <w:sz w:val="20"/>
            <w:szCs w:val="20"/>
          </w:rPr>
          <w:delText xml:space="preserve">a single </w:delText>
        </w:r>
      </w:del>
      <w:r w:rsidR="00950CB8" w:rsidRPr="009D1E55">
        <w:rPr>
          <w:rFonts w:ascii="Arial" w:hAnsi="Arial" w:cs="Arial"/>
          <w:sz w:val="20"/>
          <w:szCs w:val="20"/>
        </w:rPr>
        <w:t>evaluation statistic</w:t>
      </w:r>
      <w:del w:id="61" w:author="Robert Muscarella" w:date="2020-05-04T11:35:00Z">
        <w:r w:rsidR="00950CB8" w:rsidRPr="009D1E55" w:rsidDel="00314420">
          <w:rPr>
            <w:rFonts w:ascii="Arial" w:hAnsi="Arial" w:cs="Arial"/>
            <w:sz w:val="20"/>
            <w:szCs w:val="20"/>
          </w:rPr>
          <w:delText xml:space="preserve">, and only </w:delText>
        </w:r>
      </w:del>
      <w:del w:id="62" w:author="Robert Muscarella" w:date="2020-05-04T11:09:00Z">
        <w:r w:rsidR="00950CB8" w:rsidRPr="009D1E55" w:rsidDel="00A26FEA">
          <w:rPr>
            <w:rFonts w:ascii="Arial" w:hAnsi="Arial" w:cs="Arial"/>
            <w:sz w:val="20"/>
            <w:szCs w:val="20"/>
          </w:rPr>
          <w:delText>18</w:delText>
        </w:r>
      </w:del>
      <w:del w:id="63" w:author="Robert Muscarella" w:date="2020-05-04T11:35:00Z">
        <w:r w:rsidR="00950CB8" w:rsidRPr="009D1E55" w:rsidDel="00314420">
          <w:rPr>
            <w:rFonts w:ascii="Arial" w:hAnsi="Arial" w:cs="Arial"/>
            <w:sz w:val="20"/>
            <w:szCs w:val="20"/>
          </w:rPr>
          <w:delText xml:space="preserve">% reported more than </w:delText>
        </w:r>
      </w:del>
      <w:ins w:id="64" w:author="Jamie Kass" w:date="2020-05-04T15:18:00Z">
        <w:del w:id="65" w:author="Robert Muscarella" w:date="2020-05-04T11:35:00Z">
          <w:r w:rsidR="00A643FC" w:rsidDel="00314420">
            <w:rPr>
              <w:rFonts w:ascii="Arial" w:hAnsi="Arial" w:cs="Arial"/>
              <w:sz w:val="20"/>
              <w:szCs w:val="20"/>
            </w:rPr>
            <w:delText>two</w:delText>
          </w:r>
        </w:del>
        <w:del w:id="66" w:author="Robert Muscarella" w:date="2020-05-04T08:58:00Z">
          <w:r w:rsidR="00A643FC" w:rsidDel="00D664EA">
            <w:rPr>
              <w:rFonts w:ascii="Arial" w:hAnsi="Arial" w:cs="Arial"/>
              <w:sz w:val="20"/>
              <w:szCs w:val="20"/>
            </w:rPr>
            <w:delText>?</w:delText>
          </w:r>
        </w:del>
        <w:del w:id="67" w:author="Robert Muscarella" w:date="2020-05-04T11:35:00Z">
          <w:r w:rsidR="00A643FC" w:rsidDel="00314420">
            <w:rPr>
              <w:rFonts w:ascii="Arial" w:hAnsi="Arial" w:cs="Arial"/>
              <w:sz w:val="20"/>
              <w:szCs w:val="20"/>
            </w:rPr>
            <w:delText xml:space="preserve"> </w:delText>
          </w:r>
        </w:del>
      </w:ins>
      <w:del w:id="68" w:author="Robert Muscarella" w:date="2020-05-04T11:35:00Z">
        <w:r w:rsidR="00950CB8" w:rsidRPr="009D1E55" w:rsidDel="00314420">
          <w:rPr>
            <w:rFonts w:ascii="Arial" w:hAnsi="Arial" w:cs="Arial"/>
            <w:sz w:val="20"/>
            <w:szCs w:val="20"/>
          </w:rPr>
          <w:delText>statistics</w:delText>
        </w:r>
      </w:del>
      <w:r w:rsidR="00950CB8" w:rsidRPr="009D1E55">
        <w:rPr>
          <w:rFonts w:ascii="Arial" w:hAnsi="Arial" w:cs="Arial"/>
          <w:sz w:val="20"/>
          <w:szCs w:val="20"/>
        </w:rPr>
        <w:t xml:space="preserve">. </w:t>
      </w:r>
      <w:r w:rsidR="0001069D" w:rsidRPr="009D1E55">
        <w:rPr>
          <w:rFonts w:ascii="Arial" w:hAnsi="Arial" w:cs="Arial"/>
          <w:sz w:val="20"/>
          <w:szCs w:val="20"/>
        </w:rPr>
        <w:t>The most common</w:t>
      </w:r>
      <w:r w:rsidR="00922DBB">
        <w:rPr>
          <w:rFonts w:ascii="Arial" w:hAnsi="Arial" w:cs="Arial"/>
          <w:sz w:val="20"/>
          <w:szCs w:val="20"/>
        </w:rPr>
        <w:t>ly reported</w:t>
      </w:r>
      <w:r w:rsidR="0001069D" w:rsidRPr="009D1E55">
        <w:rPr>
          <w:rFonts w:ascii="Arial" w:hAnsi="Arial" w:cs="Arial"/>
          <w:sz w:val="20"/>
          <w:szCs w:val="20"/>
        </w:rPr>
        <w:t xml:space="preserve"> evaluation metric</w:t>
      </w:r>
      <w:r w:rsidR="00922DBB">
        <w:rPr>
          <w:rFonts w:ascii="Arial" w:hAnsi="Arial" w:cs="Arial"/>
          <w:sz w:val="20"/>
          <w:szCs w:val="20"/>
        </w:rPr>
        <w:t>s were calculated on the test data:</w:t>
      </w:r>
      <w:r w:rsidR="0001069D" w:rsidRPr="009D1E55">
        <w:rPr>
          <w:rFonts w:ascii="Arial" w:hAnsi="Arial" w:cs="Arial"/>
          <w:sz w:val="20"/>
          <w:szCs w:val="20"/>
        </w:rPr>
        <w:t xml:space="preserve"> </w:t>
      </w:r>
      <w:r w:rsidR="00922DBB">
        <w:rPr>
          <w:rFonts w:ascii="Arial" w:hAnsi="Arial" w:cs="Arial"/>
          <w:sz w:val="20"/>
          <w:szCs w:val="20"/>
        </w:rPr>
        <w:t xml:space="preserve">60% </w:t>
      </w:r>
      <w:ins w:id="69" w:author="Robert Muscarella" w:date="2020-05-04T11:10:00Z">
        <w:r>
          <w:rPr>
            <w:rFonts w:ascii="Arial" w:hAnsi="Arial" w:cs="Arial"/>
            <w:sz w:val="20"/>
            <w:szCs w:val="20"/>
          </w:rPr>
          <w:t xml:space="preserve">of studies </w:t>
        </w:r>
      </w:ins>
      <w:r w:rsidR="0001069D" w:rsidRPr="009D1E55">
        <w:rPr>
          <w:rFonts w:ascii="Arial" w:hAnsi="Arial" w:cs="Arial"/>
          <w:sz w:val="20"/>
          <w:szCs w:val="20"/>
        </w:rPr>
        <w:t xml:space="preserve">reported </w:t>
      </w:r>
      <w:r w:rsidR="00922DBB">
        <w:rPr>
          <w:rFonts w:ascii="Arial" w:hAnsi="Arial" w:cs="Arial"/>
          <w:sz w:val="20"/>
          <w:szCs w:val="20"/>
        </w:rPr>
        <w:t>test</w:t>
      </w:r>
      <w:r w:rsidR="00D76022">
        <w:rPr>
          <w:rFonts w:ascii="Arial" w:hAnsi="Arial" w:cs="Arial"/>
          <w:sz w:val="20"/>
          <w:szCs w:val="20"/>
        </w:rPr>
        <w:t>ing</w:t>
      </w:r>
      <w:r w:rsidR="00922DBB">
        <w:rPr>
          <w:rFonts w:ascii="Arial" w:hAnsi="Arial" w:cs="Arial"/>
          <w:sz w:val="20"/>
          <w:szCs w:val="20"/>
        </w:rPr>
        <w:t xml:space="preserve"> </w:t>
      </w:r>
      <w:r w:rsidR="0001069D" w:rsidRPr="009D1E55">
        <w:rPr>
          <w:rFonts w:ascii="Arial" w:hAnsi="Arial" w:cs="Arial"/>
          <w:sz w:val="20"/>
          <w:szCs w:val="20"/>
        </w:rPr>
        <w:t>AUC</w:t>
      </w:r>
      <w:r w:rsidR="00922DBB">
        <w:rPr>
          <w:rFonts w:ascii="Arial" w:hAnsi="Arial" w:cs="Arial"/>
          <w:sz w:val="20"/>
          <w:szCs w:val="20"/>
        </w:rPr>
        <w:t>, 26%</w:t>
      </w:r>
      <w:r w:rsidR="0001069D" w:rsidRPr="009D1E55">
        <w:rPr>
          <w:rFonts w:ascii="Arial" w:hAnsi="Arial" w:cs="Arial"/>
          <w:sz w:val="20"/>
          <w:szCs w:val="20"/>
        </w:rPr>
        <w:t xml:space="preserve"> reported omission rates</w:t>
      </w:r>
      <w:r w:rsidR="00592D7E">
        <w:rPr>
          <w:rFonts w:ascii="Arial" w:hAnsi="Arial" w:cs="Arial"/>
          <w:sz w:val="20"/>
          <w:szCs w:val="20"/>
        </w:rPr>
        <w:t xml:space="preserve"> (MTP and 10</w:t>
      </w:r>
      <w:r w:rsidR="00592D7E" w:rsidRPr="00A643FC">
        <w:rPr>
          <w:rFonts w:ascii="Arial" w:hAnsi="Arial" w:cs="Arial"/>
          <w:sz w:val="20"/>
          <w:szCs w:val="20"/>
          <w:vertAlign w:val="superscript"/>
        </w:rPr>
        <w:t>th</w:t>
      </w:r>
      <w:r w:rsidR="00592D7E">
        <w:rPr>
          <w:rFonts w:ascii="Arial" w:hAnsi="Arial" w:cs="Arial"/>
          <w:sz w:val="20"/>
          <w:szCs w:val="20"/>
        </w:rPr>
        <w:t xml:space="preserve"> percentile)</w:t>
      </w:r>
      <w:r w:rsidR="00922DBB">
        <w:rPr>
          <w:rFonts w:ascii="Arial" w:hAnsi="Arial" w:cs="Arial"/>
          <w:sz w:val="20"/>
          <w:szCs w:val="20"/>
        </w:rPr>
        <w:t xml:space="preserve">, 11% reported </w:t>
      </w:r>
      <w:commentRangeStart w:id="70"/>
      <w:commentRangeStart w:id="71"/>
      <w:r w:rsidR="00922DBB">
        <w:rPr>
          <w:rFonts w:ascii="Arial" w:hAnsi="Arial" w:cs="Arial"/>
          <w:sz w:val="20"/>
          <w:szCs w:val="20"/>
        </w:rPr>
        <w:t>TSS</w:t>
      </w:r>
      <w:commentRangeEnd w:id="70"/>
      <w:r w:rsidR="00922DBB">
        <w:rPr>
          <w:rStyle w:val="CommentReference"/>
        </w:rPr>
        <w:commentReference w:id="70"/>
      </w:r>
      <w:commentRangeEnd w:id="71"/>
      <w:r w:rsidR="008C2ACC">
        <w:rPr>
          <w:rStyle w:val="CommentReference"/>
        </w:rPr>
        <w:commentReference w:id="71"/>
      </w:r>
      <w:r w:rsidR="00922DBB">
        <w:rPr>
          <w:rFonts w:ascii="Arial" w:hAnsi="Arial" w:cs="Arial"/>
          <w:sz w:val="20"/>
          <w:szCs w:val="20"/>
        </w:rPr>
        <w:t xml:space="preserve">, and 7% reported the </w:t>
      </w:r>
      <w:commentRangeStart w:id="72"/>
      <w:r w:rsidR="00922DBB">
        <w:rPr>
          <w:rFonts w:ascii="Arial" w:hAnsi="Arial" w:cs="Arial"/>
          <w:sz w:val="20"/>
          <w:szCs w:val="20"/>
        </w:rPr>
        <w:t xml:space="preserve">difference between </w:t>
      </w:r>
      <w:ins w:id="73" w:author="Robert Muscarella" w:date="2020-05-04T11:22:00Z">
        <w:r>
          <w:rPr>
            <w:rFonts w:ascii="Arial" w:hAnsi="Arial" w:cs="Arial"/>
            <w:sz w:val="20"/>
            <w:szCs w:val="20"/>
          </w:rPr>
          <w:t xml:space="preserve">AUC of </w:t>
        </w:r>
      </w:ins>
      <w:r w:rsidR="00922DBB">
        <w:rPr>
          <w:rFonts w:ascii="Arial" w:hAnsi="Arial" w:cs="Arial"/>
          <w:sz w:val="20"/>
          <w:szCs w:val="20"/>
        </w:rPr>
        <w:t>testing and training data</w:t>
      </w:r>
      <w:commentRangeEnd w:id="72"/>
      <w:r w:rsidR="00922DBB">
        <w:rPr>
          <w:rStyle w:val="CommentReference"/>
        </w:rPr>
        <w:commentReference w:id="72"/>
      </w:r>
      <w:r w:rsidR="00922DBB">
        <w:rPr>
          <w:rFonts w:ascii="Arial" w:hAnsi="Arial" w:cs="Arial"/>
          <w:sz w:val="20"/>
          <w:szCs w:val="20"/>
        </w:rPr>
        <w:t>.</w:t>
      </w:r>
      <w:r w:rsidR="0001069D" w:rsidRPr="009D1E55">
        <w:rPr>
          <w:rFonts w:ascii="Arial" w:hAnsi="Arial" w:cs="Arial"/>
          <w:sz w:val="20"/>
          <w:szCs w:val="20"/>
        </w:rPr>
        <w:t xml:space="preserve"> </w:t>
      </w:r>
      <w:del w:id="74" w:author="Robert Muscarella" w:date="2020-05-04T11:35:00Z">
        <w:r w:rsidR="00922DBB" w:rsidDel="00314420">
          <w:rPr>
            <w:rFonts w:ascii="Arial" w:hAnsi="Arial" w:cs="Arial"/>
            <w:sz w:val="20"/>
            <w:szCs w:val="20"/>
          </w:rPr>
          <w:delText xml:space="preserve">A minority </w:delText>
        </w:r>
      </w:del>
      <w:ins w:id="75" w:author="Robert Muscarella" w:date="2020-05-04T11:35:00Z">
        <w:r w:rsidR="00314420">
          <w:rPr>
            <w:rFonts w:ascii="Arial" w:hAnsi="Arial" w:cs="Arial"/>
            <w:sz w:val="20"/>
            <w:szCs w:val="20"/>
          </w:rPr>
          <w:t xml:space="preserve">Few studies </w:t>
        </w:r>
      </w:ins>
      <w:r w:rsidR="00922DBB">
        <w:rPr>
          <w:rFonts w:ascii="Arial" w:hAnsi="Arial" w:cs="Arial"/>
          <w:sz w:val="20"/>
          <w:szCs w:val="20"/>
        </w:rPr>
        <w:t xml:space="preserve">reported evaluation metrics calculated on the training data only: </w:t>
      </w:r>
      <w:r w:rsidR="0001069D" w:rsidRPr="009D1E55">
        <w:rPr>
          <w:rFonts w:ascii="Arial" w:hAnsi="Arial" w:cs="Arial"/>
          <w:sz w:val="20"/>
          <w:szCs w:val="20"/>
        </w:rPr>
        <w:t xml:space="preserve">11% reported </w:t>
      </w:r>
      <w:r w:rsidR="00D76022">
        <w:rPr>
          <w:rFonts w:ascii="Arial" w:hAnsi="Arial" w:cs="Arial"/>
          <w:sz w:val="20"/>
          <w:szCs w:val="20"/>
        </w:rPr>
        <w:t xml:space="preserve">training </w:t>
      </w:r>
      <w:r w:rsidR="0001069D" w:rsidRPr="009D1E55">
        <w:rPr>
          <w:rFonts w:ascii="Arial" w:hAnsi="Arial" w:cs="Arial"/>
          <w:sz w:val="20"/>
          <w:szCs w:val="20"/>
        </w:rPr>
        <w:t>AUC and 4% reported the</w:t>
      </w:r>
      <w:r w:rsidR="00D76022">
        <w:rPr>
          <w:rFonts w:ascii="Arial" w:hAnsi="Arial" w:cs="Arial"/>
          <w:sz w:val="20"/>
          <w:szCs w:val="20"/>
        </w:rPr>
        <w:t xml:space="preserve"> continuous</w:t>
      </w:r>
      <w:r w:rsidR="0001069D" w:rsidRPr="009D1E55">
        <w:rPr>
          <w:rFonts w:ascii="Arial" w:hAnsi="Arial" w:cs="Arial"/>
          <w:sz w:val="20"/>
          <w:szCs w:val="20"/>
        </w:rPr>
        <w:t xml:space="preserve"> </w:t>
      </w:r>
      <w:commentRangeStart w:id="76"/>
      <w:commentRangeStart w:id="77"/>
      <w:r w:rsidR="0001069D" w:rsidRPr="009D1E55">
        <w:rPr>
          <w:rFonts w:ascii="Arial" w:hAnsi="Arial" w:cs="Arial"/>
          <w:sz w:val="20"/>
          <w:szCs w:val="20"/>
        </w:rPr>
        <w:t xml:space="preserve">Boyce index. </w:t>
      </w:r>
      <w:commentRangeEnd w:id="76"/>
      <w:r w:rsidR="00D76022">
        <w:rPr>
          <w:rStyle w:val="CommentReference"/>
        </w:rPr>
        <w:commentReference w:id="76"/>
      </w:r>
      <w:commentRangeEnd w:id="77"/>
      <w:r w:rsidR="008C2ACC">
        <w:rPr>
          <w:rStyle w:val="CommentReference"/>
        </w:rPr>
        <w:commentReference w:id="77"/>
      </w:r>
      <w:r w:rsidR="00071987">
        <w:rPr>
          <w:rFonts w:ascii="Arial" w:hAnsi="Arial" w:cs="Arial"/>
          <w:sz w:val="20"/>
          <w:szCs w:val="20"/>
        </w:rPr>
        <w:t xml:space="preserve">It is important to note that only AUC and omission rate evaluation statistics were returned with ENMeval </w:t>
      </w:r>
      <w:ins w:id="78" w:author="Robert Muscarella" w:date="2020-05-04T11:36:00Z">
        <w:r w:rsidR="00314420">
          <w:rPr>
            <w:rFonts w:ascii="Arial" w:hAnsi="Arial" w:cs="Arial"/>
            <w:sz w:val="20"/>
            <w:szCs w:val="20"/>
          </w:rPr>
          <w:t>v</w:t>
        </w:r>
      </w:ins>
      <w:ins w:id="79" w:author="Robert Muscarella" w:date="2020-05-04T14:51:00Z">
        <w:r w:rsidR="00B7591F">
          <w:rPr>
            <w:rFonts w:ascii="Arial" w:hAnsi="Arial" w:cs="Arial"/>
            <w:sz w:val="20"/>
            <w:szCs w:val="20"/>
          </w:rPr>
          <w:t>ersion</w:t>
        </w:r>
      </w:ins>
      <w:ins w:id="80" w:author="Robert Muscarella" w:date="2020-05-04T11:36:00Z">
        <w:r w:rsidR="00314420">
          <w:rPr>
            <w:rFonts w:ascii="Arial" w:hAnsi="Arial" w:cs="Arial"/>
            <w:sz w:val="20"/>
            <w:szCs w:val="20"/>
          </w:rPr>
          <w:t xml:space="preserve"> </w:t>
        </w:r>
      </w:ins>
      <w:r w:rsidR="00071987">
        <w:rPr>
          <w:rFonts w:ascii="Arial" w:hAnsi="Arial" w:cs="Arial"/>
          <w:sz w:val="20"/>
          <w:szCs w:val="20"/>
        </w:rPr>
        <w:t xml:space="preserve">0.3.0 and previous versions, so any other metrics reported were calculated outside the software. </w:t>
      </w:r>
    </w:p>
    <w:p w14:paraId="322FC41F" w14:textId="77777777" w:rsidR="00A26FEA" w:rsidRDefault="00A26FEA">
      <w:pPr>
        <w:rPr>
          <w:ins w:id="81" w:author="Robert Muscarella" w:date="2020-05-04T11:23:00Z"/>
          <w:rFonts w:ascii="Arial" w:hAnsi="Arial" w:cs="Arial"/>
          <w:sz w:val="20"/>
          <w:szCs w:val="20"/>
        </w:rPr>
      </w:pPr>
    </w:p>
    <w:p w14:paraId="7D03C4D4" w14:textId="43301C54" w:rsidR="0001069D" w:rsidRPr="009D1E55" w:rsidRDefault="001078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Most studies </w:t>
      </w:r>
      <w:ins w:id="82" w:author="Robert Muscarella" w:date="2020-05-04T11:36:00Z">
        <w:r w:rsidR="00314420">
          <w:rPr>
            <w:rFonts w:ascii="Arial" w:hAnsi="Arial" w:cs="Arial"/>
            <w:sz w:val="20"/>
            <w:szCs w:val="20"/>
          </w:rPr>
          <w:t>that used ENMeval for</w:t>
        </w:r>
      </w:ins>
      <w:ins w:id="83" w:author="Robert Muscarella" w:date="2020-05-04T11:37:00Z">
        <w:r w:rsidR="00314420">
          <w:rPr>
            <w:rFonts w:ascii="Arial" w:hAnsi="Arial" w:cs="Arial"/>
            <w:sz w:val="20"/>
            <w:szCs w:val="20"/>
          </w:rPr>
          <w:t xml:space="preserve"> </w:t>
        </w:r>
      </w:ins>
      <w:ins w:id="84" w:author="Robert Muscarella" w:date="2020-05-04T11:38:00Z">
        <w:r w:rsidR="00314420">
          <w:rPr>
            <w:rFonts w:ascii="Arial" w:hAnsi="Arial" w:cs="Arial"/>
            <w:sz w:val="20"/>
            <w:szCs w:val="20"/>
          </w:rPr>
          <w:t>analysis</w:t>
        </w:r>
      </w:ins>
      <w:ins w:id="85" w:author="Robert Muscarella" w:date="2020-05-04T11:37:00Z">
        <w:r w:rsidR="00314420">
          <w:rPr>
            <w:rFonts w:ascii="Arial" w:hAnsi="Arial" w:cs="Arial"/>
            <w:sz w:val="20"/>
            <w:szCs w:val="20"/>
          </w:rPr>
          <w:t xml:space="preserve"> </w:t>
        </w:r>
      </w:ins>
      <w:r>
        <w:rPr>
          <w:rFonts w:ascii="Arial" w:hAnsi="Arial" w:cs="Arial"/>
          <w:sz w:val="20"/>
          <w:szCs w:val="20"/>
        </w:rPr>
        <w:t>(80%</w:t>
      </w:r>
      <w:ins w:id="86" w:author="Robert Muscarella" w:date="2020-05-04T11:38:00Z">
        <w:r w:rsidR="00314420">
          <w:rPr>
            <w:rFonts w:ascii="Arial" w:hAnsi="Arial" w:cs="Arial"/>
            <w:sz w:val="20"/>
            <w:szCs w:val="20"/>
          </w:rPr>
          <w:t>,</w:t>
        </w:r>
      </w:ins>
      <w:ins w:id="87" w:author="Robert Muscarella" w:date="2020-05-04T11:37:00Z">
        <w:r w:rsidR="00314420">
          <w:rPr>
            <w:rFonts w:ascii="Arial" w:hAnsi="Arial" w:cs="Arial"/>
            <w:sz w:val="20"/>
            <w:szCs w:val="20"/>
          </w:rPr>
          <w:t xml:space="preserve"> or 112/141</w:t>
        </w:r>
      </w:ins>
      <w:r>
        <w:rPr>
          <w:rFonts w:ascii="Arial" w:hAnsi="Arial" w:cs="Arial"/>
          <w:sz w:val="20"/>
          <w:szCs w:val="20"/>
        </w:rPr>
        <w:t xml:space="preserve">) reported the method used to partition testing and training data. Of these, </w:t>
      </w:r>
      <w:r w:rsidR="00950CB8">
        <w:rPr>
          <w:rFonts w:ascii="Arial" w:hAnsi="Arial" w:cs="Arial"/>
          <w:sz w:val="20"/>
          <w:szCs w:val="20"/>
        </w:rPr>
        <w:t xml:space="preserve">44% </w:t>
      </w:r>
      <w:ins w:id="88" w:author="Robert Muscarella" w:date="2020-05-04T11:38:00Z">
        <w:r w:rsidR="00314420">
          <w:rPr>
            <w:rFonts w:ascii="Arial" w:hAnsi="Arial" w:cs="Arial"/>
            <w:sz w:val="20"/>
            <w:szCs w:val="20"/>
          </w:rPr>
          <w:t xml:space="preserve">(49/112) </w:t>
        </w:r>
      </w:ins>
      <w:r w:rsidR="00950CB8">
        <w:rPr>
          <w:rFonts w:ascii="Arial" w:hAnsi="Arial" w:cs="Arial"/>
          <w:sz w:val="20"/>
          <w:szCs w:val="20"/>
        </w:rPr>
        <w:t xml:space="preserve">used </w:t>
      </w:r>
      <w:r w:rsidR="00950CB8" w:rsidRPr="009D1E55">
        <w:rPr>
          <w:rFonts w:ascii="Arial" w:hAnsi="Arial" w:cs="Arial"/>
          <w:sz w:val="20"/>
          <w:szCs w:val="20"/>
        </w:rPr>
        <w:t>random</w:t>
      </w:r>
      <w:r w:rsidR="00950CB8">
        <w:rPr>
          <w:rFonts w:ascii="Arial" w:hAnsi="Arial" w:cs="Arial"/>
          <w:sz w:val="20"/>
          <w:szCs w:val="20"/>
        </w:rPr>
        <w:t xml:space="preserve"> data partitioning, </w:t>
      </w:r>
      <w:r>
        <w:rPr>
          <w:rFonts w:ascii="Arial" w:hAnsi="Arial" w:cs="Arial"/>
          <w:sz w:val="20"/>
          <w:szCs w:val="20"/>
        </w:rPr>
        <w:t>43</w:t>
      </w:r>
      <w:r w:rsidR="00C03F2B" w:rsidRPr="009D1E55">
        <w:rPr>
          <w:rFonts w:ascii="Arial" w:hAnsi="Arial" w:cs="Arial"/>
          <w:sz w:val="20"/>
          <w:szCs w:val="20"/>
        </w:rPr>
        <w:t xml:space="preserve">% </w:t>
      </w:r>
      <w:ins w:id="89" w:author="Robert Muscarella" w:date="2020-05-04T11:38:00Z">
        <w:r w:rsidR="00314420">
          <w:rPr>
            <w:rFonts w:ascii="Arial" w:hAnsi="Arial" w:cs="Arial"/>
            <w:sz w:val="20"/>
            <w:szCs w:val="20"/>
          </w:rPr>
          <w:t>(48/</w:t>
        </w:r>
        <w:r w:rsidR="00314420">
          <w:rPr>
            <w:rFonts w:ascii="Arial" w:hAnsi="Arial" w:cs="Arial"/>
            <w:sz w:val="20"/>
            <w:szCs w:val="20"/>
          </w:rPr>
          <w:t>112</w:t>
        </w:r>
        <w:r w:rsidR="00314420">
          <w:rPr>
            <w:rFonts w:ascii="Arial" w:hAnsi="Arial" w:cs="Arial"/>
            <w:sz w:val="20"/>
            <w:szCs w:val="20"/>
          </w:rPr>
          <w:t>)</w:t>
        </w:r>
      </w:ins>
      <w:del w:id="90" w:author="Robert Muscarella" w:date="2020-05-04T11:38:00Z">
        <w:r w:rsidR="00C03F2B" w:rsidRPr="009D1E55" w:rsidDel="00314420">
          <w:rPr>
            <w:rFonts w:ascii="Arial" w:hAnsi="Arial" w:cs="Arial"/>
            <w:sz w:val="20"/>
            <w:szCs w:val="20"/>
          </w:rPr>
          <w:delText>of</w:delText>
        </w:r>
      </w:del>
      <w:r w:rsidR="00C03F2B" w:rsidRPr="009D1E55">
        <w:rPr>
          <w:rFonts w:ascii="Arial" w:hAnsi="Arial" w:cs="Arial"/>
          <w:sz w:val="20"/>
          <w:szCs w:val="20"/>
        </w:rPr>
        <w:t xml:space="preserve"> used</w:t>
      </w:r>
      <w:r w:rsidR="00A1306F" w:rsidRPr="009D1E5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one of the</w:t>
      </w:r>
      <w:r w:rsidR="00A1306F" w:rsidRPr="009D1E55">
        <w:rPr>
          <w:rFonts w:ascii="Arial" w:hAnsi="Arial" w:cs="Arial"/>
          <w:sz w:val="20"/>
          <w:szCs w:val="20"/>
        </w:rPr>
        <w:t xml:space="preserve"> spatial </w:t>
      </w:r>
      <w:r>
        <w:rPr>
          <w:rFonts w:ascii="Arial" w:hAnsi="Arial" w:cs="Arial"/>
          <w:sz w:val="20"/>
          <w:szCs w:val="20"/>
        </w:rPr>
        <w:t xml:space="preserve">methods provided by ENMeval (i.e., </w:t>
      </w:r>
      <w:commentRangeStart w:id="91"/>
      <w:commentRangeStart w:id="92"/>
      <w:r>
        <w:rPr>
          <w:rFonts w:ascii="Arial" w:hAnsi="Arial" w:cs="Arial"/>
          <w:sz w:val="20"/>
          <w:szCs w:val="20"/>
        </w:rPr>
        <w:t>block</w:t>
      </w:r>
      <w:del w:id="93" w:author="Robert Muscarella" w:date="2020-05-04T14:54:00Z">
        <w:r w:rsidDel="00B7591F">
          <w:rPr>
            <w:rFonts w:ascii="Arial" w:hAnsi="Arial" w:cs="Arial"/>
            <w:sz w:val="20"/>
            <w:szCs w:val="20"/>
          </w:rPr>
          <w:delText xml:space="preserve">, </w:delText>
        </w:r>
      </w:del>
      <w:ins w:id="94" w:author="Robert Muscarella" w:date="2020-05-04T14:54:00Z">
        <w:r w:rsidR="00B7591F">
          <w:rPr>
            <w:rFonts w:ascii="Arial" w:hAnsi="Arial" w:cs="Arial"/>
            <w:sz w:val="20"/>
            <w:szCs w:val="20"/>
          </w:rPr>
          <w:t xml:space="preserve"> and</w:t>
        </w:r>
        <w:r w:rsidR="00B7591F">
          <w:rPr>
            <w:rFonts w:ascii="Arial" w:hAnsi="Arial" w:cs="Arial"/>
            <w:sz w:val="20"/>
            <w:szCs w:val="20"/>
          </w:rPr>
          <w:t xml:space="preserve"> </w:t>
        </w:r>
      </w:ins>
      <w:r>
        <w:rPr>
          <w:rFonts w:ascii="Arial" w:hAnsi="Arial" w:cs="Arial"/>
          <w:sz w:val="20"/>
          <w:szCs w:val="20"/>
        </w:rPr>
        <w:t>checkerboard</w:t>
      </w:r>
      <w:commentRangeEnd w:id="91"/>
      <w:ins w:id="95" w:author="Robert Muscarella" w:date="2020-05-04T14:54:00Z">
        <w:r w:rsidR="00B7591F">
          <w:rPr>
            <w:rFonts w:ascii="Arial" w:hAnsi="Arial" w:cs="Arial"/>
            <w:sz w:val="20"/>
            <w:szCs w:val="20"/>
          </w:rPr>
          <w:t xml:space="preserve"> methods were used by 28% and 16% of studies, respectively</w:t>
        </w:r>
      </w:ins>
      <w:r w:rsidR="003F11D7">
        <w:rPr>
          <w:rStyle w:val="CommentReference"/>
        </w:rPr>
        <w:commentReference w:id="91"/>
      </w:r>
      <w:commentRangeEnd w:id="92"/>
      <w:r w:rsidR="00A26FEA">
        <w:rPr>
          <w:rStyle w:val="CommentReference"/>
        </w:rPr>
        <w:commentReference w:id="92"/>
      </w:r>
      <w:r>
        <w:rPr>
          <w:rFonts w:ascii="Arial" w:hAnsi="Arial" w:cs="Arial"/>
          <w:sz w:val="20"/>
          <w:szCs w:val="20"/>
        </w:rPr>
        <w:t xml:space="preserve">), and 14% </w:t>
      </w:r>
      <w:ins w:id="96" w:author="Robert Muscarella" w:date="2020-05-04T11:39:00Z">
        <w:r w:rsidR="00314420">
          <w:rPr>
            <w:rFonts w:ascii="Arial" w:hAnsi="Arial" w:cs="Arial"/>
            <w:sz w:val="20"/>
            <w:szCs w:val="20"/>
          </w:rPr>
          <w:t xml:space="preserve">(16/112) </w:t>
        </w:r>
      </w:ins>
      <w:r>
        <w:rPr>
          <w:rFonts w:ascii="Arial" w:hAnsi="Arial" w:cs="Arial"/>
          <w:sz w:val="20"/>
          <w:szCs w:val="20"/>
        </w:rPr>
        <w:t>used jackknife (leave-one-out) partitioning.</w:t>
      </w:r>
    </w:p>
    <w:p w14:paraId="6D1E701B" w14:textId="77777777" w:rsidR="0001069D" w:rsidRPr="009D1E55" w:rsidRDefault="0001069D">
      <w:pPr>
        <w:rPr>
          <w:rFonts w:ascii="Arial" w:hAnsi="Arial" w:cs="Arial"/>
          <w:b/>
          <w:bCs/>
          <w:sz w:val="20"/>
          <w:szCs w:val="20"/>
        </w:rPr>
      </w:pPr>
    </w:p>
    <w:p w14:paraId="37635854" w14:textId="1356343B" w:rsidR="003E7BBC" w:rsidRPr="009D1E55" w:rsidRDefault="003E7BBC">
      <w:pPr>
        <w:rPr>
          <w:rFonts w:ascii="Arial" w:hAnsi="Arial" w:cs="Arial"/>
          <w:b/>
          <w:bCs/>
          <w:sz w:val="20"/>
          <w:szCs w:val="20"/>
        </w:rPr>
      </w:pPr>
      <w:r w:rsidRPr="009D1E55">
        <w:rPr>
          <w:rFonts w:ascii="Arial" w:hAnsi="Arial" w:cs="Arial"/>
          <w:b/>
          <w:bCs/>
          <w:sz w:val="20"/>
          <w:szCs w:val="20"/>
        </w:rPr>
        <w:t>Discussion</w:t>
      </w:r>
      <w:r w:rsidR="00020396" w:rsidRPr="009D1E55">
        <w:rPr>
          <w:rFonts w:ascii="Arial" w:hAnsi="Arial" w:cs="Arial"/>
          <w:b/>
          <w:bCs/>
          <w:sz w:val="20"/>
          <w:szCs w:val="20"/>
        </w:rPr>
        <w:t xml:space="preserve"> points</w:t>
      </w:r>
    </w:p>
    <w:p w14:paraId="7124B660" w14:textId="44E32A57" w:rsidR="00020396" w:rsidRPr="009D1E55" w:rsidRDefault="00314420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majority of</w:t>
      </w:r>
      <w:r w:rsidRPr="009D1E55">
        <w:rPr>
          <w:rFonts w:ascii="Arial" w:hAnsi="Arial" w:cs="Arial"/>
          <w:sz w:val="20"/>
          <w:szCs w:val="20"/>
        </w:rPr>
        <w:t xml:space="preserve"> </w:t>
      </w:r>
      <w:r w:rsidR="00B80B31" w:rsidRPr="009D1E55">
        <w:rPr>
          <w:rFonts w:ascii="Arial" w:hAnsi="Arial" w:cs="Arial"/>
          <w:sz w:val="20"/>
          <w:szCs w:val="20"/>
        </w:rPr>
        <w:t xml:space="preserve">studies that have cited ENMeval used the package to </w:t>
      </w:r>
      <w:r w:rsidR="00D96B4B" w:rsidRPr="009D1E55">
        <w:rPr>
          <w:rFonts w:ascii="Arial" w:hAnsi="Arial" w:cs="Arial"/>
          <w:sz w:val="20"/>
          <w:szCs w:val="20"/>
        </w:rPr>
        <w:t>evaluate model performance and select ‘optimized’ model settings.</w:t>
      </w:r>
    </w:p>
    <w:p w14:paraId="65379B09" w14:textId="53125791" w:rsidR="00020396" w:rsidRPr="009D1E55" w:rsidRDefault="00020396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The majority of studies have used </w:t>
      </w:r>
      <w:proofErr w:type="spellStart"/>
      <w:r w:rsidRPr="009D1E55">
        <w:rPr>
          <w:rFonts w:ascii="Arial" w:hAnsi="Arial" w:cs="Arial"/>
          <w:sz w:val="20"/>
          <w:szCs w:val="20"/>
        </w:rPr>
        <w:t>AICc</w:t>
      </w:r>
      <w:proofErr w:type="spellEnd"/>
      <w:r w:rsidR="0001069D" w:rsidRPr="009D1E55">
        <w:rPr>
          <w:rFonts w:ascii="Arial" w:hAnsi="Arial" w:cs="Arial"/>
          <w:sz w:val="20"/>
          <w:szCs w:val="20"/>
        </w:rPr>
        <w:t xml:space="preserve"> as the </w:t>
      </w:r>
      <w:r w:rsidR="00B0554A">
        <w:rPr>
          <w:rFonts w:ascii="Arial" w:hAnsi="Arial" w:cs="Arial"/>
          <w:sz w:val="20"/>
          <w:szCs w:val="20"/>
        </w:rPr>
        <w:t xml:space="preserve">sole </w:t>
      </w:r>
      <w:r w:rsidR="0001069D" w:rsidRPr="009D1E55">
        <w:rPr>
          <w:rFonts w:ascii="Arial" w:hAnsi="Arial" w:cs="Arial"/>
          <w:sz w:val="20"/>
          <w:szCs w:val="20"/>
        </w:rPr>
        <w:t>model selection criteri</w:t>
      </w:r>
      <w:r w:rsidR="00B0554A">
        <w:rPr>
          <w:rFonts w:ascii="Arial" w:hAnsi="Arial" w:cs="Arial"/>
          <w:sz w:val="20"/>
          <w:szCs w:val="20"/>
        </w:rPr>
        <w:t>on</w:t>
      </w:r>
      <w:r w:rsidR="0001069D" w:rsidRPr="009D1E55">
        <w:rPr>
          <w:rFonts w:ascii="Arial" w:hAnsi="Arial" w:cs="Arial"/>
          <w:sz w:val="20"/>
          <w:szCs w:val="20"/>
        </w:rPr>
        <w:t xml:space="preserve">. There are issues with this </w:t>
      </w:r>
      <w:commentRangeStart w:id="97"/>
      <w:r w:rsidR="0001069D" w:rsidRPr="009D1E55">
        <w:rPr>
          <w:rFonts w:ascii="Arial" w:hAnsi="Arial" w:cs="Arial"/>
          <w:sz w:val="20"/>
          <w:szCs w:val="20"/>
        </w:rPr>
        <w:t>(</w:t>
      </w:r>
      <w:r w:rsidR="0001069D" w:rsidRPr="009D1E55">
        <w:rPr>
          <w:rFonts w:ascii="Arial" w:hAnsi="Arial" w:cs="Arial"/>
          <w:i/>
          <w:iCs/>
          <w:sz w:val="20"/>
          <w:szCs w:val="20"/>
        </w:rPr>
        <w:t>haven’t there been recent critiques of this criterion?</w:t>
      </w:r>
      <w:r w:rsidR="0001069D" w:rsidRPr="009D1E55">
        <w:rPr>
          <w:rFonts w:ascii="Arial" w:hAnsi="Arial" w:cs="Arial"/>
          <w:sz w:val="20"/>
          <w:szCs w:val="20"/>
        </w:rPr>
        <w:t>).</w:t>
      </w:r>
      <w:commentRangeEnd w:id="97"/>
      <w:r w:rsidR="00B0554A">
        <w:rPr>
          <w:rStyle w:val="CommentReference"/>
        </w:rPr>
        <w:commentReference w:id="97"/>
      </w:r>
    </w:p>
    <w:p w14:paraId="6942282C" w14:textId="2DEBC180" w:rsidR="0001069D" w:rsidRPr="009D1E55" w:rsidRDefault="00020396" w:rsidP="0001069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Too few studies report ‘optimal’ model settings</w:t>
      </w:r>
      <w:r w:rsidR="0001069D" w:rsidRPr="009D1E55">
        <w:rPr>
          <w:rFonts w:ascii="Arial" w:hAnsi="Arial" w:cs="Arial"/>
          <w:sz w:val="20"/>
          <w:szCs w:val="20"/>
        </w:rPr>
        <w:t xml:space="preserve"> actually used, which hinders research reproducibility</w:t>
      </w:r>
      <w:r w:rsidR="00B0554A">
        <w:rPr>
          <w:rFonts w:ascii="Arial" w:hAnsi="Arial" w:cs="Arial"/>
          <w:sz w:val="20"/>
          <w:szCs w:val="20"/>
        </w:rPr>
        <w:t xml:space="preserve"> and extension (like if somebody wanted to remake a model and project it to another time/place)</w:t>
      </w:r>
      <w:r w:rsidR="0001069D" w:rsidRPr="009D1E55">
        <w:rPr>
          <w:rFonts w:ascii="Arial" w:hAnsi="Arial" w:cs="Arial"/>
          <w:sz w:val="20"/>
          <w:szCs w:val="20"/>
        </w:rPr>
        <w:t>.</w:t>
      </w:r>
    </w:p>
    <w:p w14:paraId="35BB2C0B" w14:textId="486B1634" w:rsidR="00020396" w:rsidRPr="009D1E55" w:rsidRDefault="00020396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>Even fewer</w:t>
      </w:r>
      <w:r w:rsidR="0001069D" w:rsidRPr="009D1E55">
        <w:rPr>
          <w:rFonts w:ascii="Arial" w:hAnsi="Arial" w:cs="Arial"/>
          <w:sz w:val="20"/>
          <w:szCs w:val="20"/>
        </w:rPr>
        <w:t xml:space="preserve"> studies</w:t>
      </w:r>
      <w:r w:rsidRPr="009D1E55">
        <w:rPr>
          <w:rFonts w:ascii="Arial" w:hAnsi="Arial" w:cs="Arial"/>
          <w:sz w:val="20"/>
          <w:szCs w:val="20"/>
        </w:rPr>
        <w:t xml:space="preserve"> report variation of model performance</w:t>
      </w:r>
      <w:r w:rsidR="0001069D" w:rsidRPr="009D1E55">
        <w:rPr>
          <w:rFonts w:ascii="Arial" w:hAnsi="Arial" w:cs="Arial"/>
          <w:sz w:val="20"/>
          <w:szCs w:val="20"/>
        </w:rPr>
        <w:t xml:space="preserve"> across model settings</w:t>
      </w:r>
      <w:r w:rsidR="00B0554A">
        <w:rPr>
          <w:rFonts w:ascii="Arial" w:hAnsi="Arial" w:cs="Arial"/>
          <w:sz w:val="20"/>
          <w:szCs w:val="20"/>
        </w:rPr>
        <w:t>,</w:t>
      </w:r>
      <w:r w:rsidR="0001069D" w:rsidRPr="009D1E55">
        <w:rPr>
          <w:rFonts w:ascii="Arial" w:hAnsi="Arial" w:cs="Arial"/>
          <w:sz w:val="20"/>
          <w:szCs w:val="20"/>
        </w:rPr>
        <w:t xml:space="preserve"> which prevents us from analyzing the overall effect of tuning model settings.</w:t>
      </w:r>
    </w:p>
    <w:p w14:paraId="41E670A7" w14:textId="20E2A7DC" w:rsidR="0001069D" w:rsidRPr="009D1E55" w:rsidRDefault="0001069D" w:rsidP="00020396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Most studies report only one (or no) evaluation statistics.  This presents challenges for </w:t>
      </w:r>
      <w:commentRangeStart w:id="98"/>
      <w:commentRangeStart w:id="99"/>
      <w:del w:id="100" w:author="Robert Muscarella" w:date="2020-05-04T08:59:00Z">
        <w:r w:rsidRPr="009D1E55" w:rsidDel="00D664EA">
          <w:rPr>
            <w:rFonts w:ascii="Arial" w:hAnsi="Arial" w:cs="Arial"/>
            <w:sz w:val="20"/>
            <w:szCs w:val="20"/>
          </w:rPr>
          <w:delText xml:space="preserve">outside </w:delText>
        </w:r>
      </w:del>
      <w:r w:rsidRPr="009D1E55">
        <w:rPr>
          <w:rFonts w:ascii="Arial" w:hAnsi="Arial" w:cs="Arial"/>
          <w:sz w:val="20"/>
          <w:szCs w:val="20"/>
        </w:rPr>
        <w:t xml:space="preserve">evaluation </w:t>
      </w:r>
      <w:commentRangeEnd w:id="98"/>
      <w:r w:rsidR="00B0554A">
        <w:rPr>
          <w:rStyle w:val="CommentReference"/>
        </w:rPr>
        <w:commentReference w:id="98"/>
      </w:r>
      <w:commentRangeEnd w:id="99"/>
      <w:r w:rsidR="00D664EA">
        <w:rPr>
          <w:rStyle w:val="CommentReference"/>
        </w:rPr>
        <w:commentReference w:id="99"/>
      </w:r>
      <w:r w:rsidRPr="009D1E55">
        <w:rPr>
          <w:rFonts w:ascii="Arial" w:hAnsi="Arial" w:cs="Arial"/>
          <w:sz w:val="20"/>
          <w:szCs w:val="20"/>
        </w:rPr>
        <w:t>of model performance and comparison across studies.</w:t>
      </w:r>
    </w:p>
    <w:p w14:paraId="029C499F" w14:textId="22E12258" w:rsidR="009D1E55" w:rsidRDefault="00020396" w:rsidP="0001069D">
      <w:pPr>
        <w:pStyle w:val="ListParagraph"/>
        <w:numPr>
          <w:ilvl w:val="0"/>
          <w:numId w:val="1"/>
        </w:numPr>
        <w:rPr>
          <w:ins w:id="101" w:author="Jamie Kass" w:date="2020-05-04T15:09:00Z"/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t xml:space="preserve">Studies have used the spatial data partitioning methods of ENMeval but these should be used more.  </w:t>
      </w:r>
      <w:proofErr w:type="spellStart"/>
      <w:r w:rsidRPr="009D1E55">
        <w:rPr>
          <w:rFonts w:ascii="Arial" w:hAnsi="Arial" w:cs="Arial"/>
          <w:sz w:val="20"/>
          <w:szCs w:val="20"/>
        </w:rPr>
        <w:t>BlockCV</w:t>
      </w:r>
      <w:proofErr w:type="spellEnd"/>
      <w:r w:rsidRPr="009D1E55">
        <w:rPr>
          <w:rFonts w:ascii="Arial" w:hAnsi="Arial" w:cs="Arial"/>
          <w:sz w:val="20"/>
          <w:szCs w:val="20"/>
        </w:rPr>
        <w:t xml:space="preserve"> is an alternative package for this.</w:t>
      </w:r>
    </w:p>
    <w:p w14:paraId="31EF405E" w14:textId="5D925A0F" w:rsidR="001D54DB" w:rsidRPr="009D1E55" w:rsidRDefault="001D54DB" w:rsidP="0001069D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ins w:id="102" w:author="Jamie Kass" w:date="2020-05-04T15:09:00Z">
        <w:r>
          <w:rPr>
            <w:rFonts w:ascii="Arial" w:hAnsi="Arial" w:cs="Arial"/>
            <w:sz w:val="20"/>
            <w:szCs w:val="20"/>
          </w:rPr>
          <w:t xml:space="preserve">XX % of all the studied we surveyed did all the things </w:t>
        </w:r>
      </w:ins>
      <w:ins w:id="103" w:author="Jamie Kass" w:date="2020-05-04T15:10:00Z">
        <w:r>
          <w:rPr>
            <w:rFonts w:ascii="Arial" w:hAnsi="Arial" w:cs="Arial"/>
            <w:sz w:val="20"/>
            <w:szCs w:val="20"/>
          </w:rPr>
          <w:t xml:space="preserve">that are </w:t>
        </w:r>
      </w:ins>
      <w:ins w:id="104" w:author="Jamie Kass" w:date="2020-05-04T15:09:00Z">
        <w:r>
          <w:rPr>
            <w:rFonts w:ascii="Arial" w:hAnsi="Arial" w:cs="Arial"/>
            <w:sz w:val="20"/>
            <w:szCs w:val="20"/>
          </w:rPr>
          <w:t>sugges</w:t>
        </w:r>
      </w:ins>
      <w:ins w:id="105" w:author="Jamie Kass" w:date="2020-05-04T15:10:00Z">
        <w:r>
          <w:rPr>
            <w:rFonts w:ascii="Arial" w:hAnsi="Arial" w:cs="Arial"/>
            <w:sz w:val="20"/>
            <w:szCs w:val="20"/>
          </w:rPr>
          <w:t xml:space="preserve">ted for SDM analyses (wish we could cite the “10 important things” paper, but could also cite the recent SDM standards </w:t>
        </w:r>
        <w:commentRangeStart w:id="106"/>
        <w:r>
          <w:rPr>
            <w:rFonts w:ascii="Arial" w:hAnsi="Arial" w:cs="Arial"/>
            <w:sz w:val="20"/>
            <w:szCs w:val="20"/>
          </w:rPr>
          <w:t>paper</w:t>
        </w:r>
      </w:ins>
      <w:commentRangeEnd w:id="106"/>
      <w:r w:rsidR="00D664EA">
        <w:rPr>
          <w:rStyle w:val="CommentReference"/>
        </w:rPr>
        <w:commentReference w:id="106"/>
      </w:r>
      <w:ins w:id="107" w:author="Jamie Kass" w:date="2020-05-04T15:10:00Z">
        <w:r>
          <w:rPr>
            <w:rFonts w:ascii="Arial" w:hAnsi="Arial" w:cs="Arial"/>
            <w:sz w:val="20"/>
            <w:szCs w:val="20"/>
          </w:rPr>
          <w:t>)</w:t>
        </w:r>
      </w:ins>
    </w:p>
    <w:p w14:paraId="4B1319E9" w14:textId="77777777" w:rsidR="009D1E55" w:rsidRPr="009D1E55" w:rsidRDefault="009D1E55" w:rsidP="0001069D">
      <w:pPr>
        <w:rPr>
          <w:rFonts w:ascii="Arial" w:hAnsi="Arial" w:cs="Arial"/>
          <w:sz w:val="20"/>
          <w:szCs w:val="20"/>
        </w:rPr>
      </w:pPr>
    </w:p>
    <w:p w14:paraId="4321E297" w14:textId="5F53F28F" w:rsidR="0001069D" w:rsidRPr="009D1E55" w:rsidRDefault="003E7BBC" w:rsidP="0001069D">
      <w:pPr>
        <w:rPr>
          <w:rFonts w:ascii="Arial" w:hAnsi="Arial" w:cs="Arial"/>
          <w:sz w:val="20"/>
          <w:szCs w:val="20"/>
        </w:rPr>
      </w:pPr>
      <w:r w:rsidRPr="009D1E55">
        <w:rPr>
          <w:rFonts w:ascii="Arial" w:hAnsi="Arial" w:cs="Arial"/>
          <w:sz w:val="20"/>
          <w:szCs w:val="20"/>
        </w:rPr>
        <w:fldChar w:fldCharType="begin"/>
      </w:r>
      <w:r w:rsidRPr="009D1E55">
        <w:rPr>
          <w:rFonts w:ascii="Arial" w:hAnsi="Arial" w:cs="Arial"/>
          <w:sz w:val="20"/>
          <w:szCs w:val="20"/>
        </w:rPr>
        <w:instrText xml:space="preserve"> ADDIN EN.REFLIST </w:instrText>
      </w:r>
      <w:r w:rsidRPr="009D1E55">
        <w:rPr>
          <w:rFonts w:ascii="Arial" w:hAnsi="Arial" w:cs="Arial"/>
          <w:sz w:val="20"/>
          <w:szCs w:val="20"/>
        </w:rPr>
        <w:fldChar w:fldCharType="end"/>
      </w:r>
      <w:commentRangeStart w:id="108"/>
      <w:commentRangeStart w:id="109"/>
      <w:r w:rsidR="0001069D" w:rsidRPr="009D1E55">
        <w:rPr>
          <w:rFonts w:ascii="Arial" w:hAnsi="Arial" w:cs="Arial"/>
          <w:b/>
          <w:bCs/>
          <w:sz w:val="20"/>
          <w:szCs w:val="20"/>
        </w:rPr>
        <w:t>Figure</w:t>
      </w:r>
      <w:commentRangeEnd w:id="108"/>
      <w:r w:rsidR="0001069D" w:rsidRPr="009D1E55">
        <w:rPr>
          <w:rStyle w:val="CommentReference"/>
          <w:rFonts w:ascii="Arial" w:hAnsi="Arial" w:cs="Arial"/>
          <w:sz w:val="20"/>
          <w:szCs w:val="20"/>
        </w:rPr>
        <w:commentReference w:id="108"/>
      </w:r>
      <w:commentRangeEnd w:id="109"/>
      <w:r w:rsidR="003F11D7">
        <w:rPr>
          <w:rStyle w:val="CommentReference"/>
        </w:rPr>
        <w:commentReference w:id="109"/>
      </w:r>
      <w:r w:rsidR="0001069D" w:rsidRPr="009D1E55">
        <w:rPr>
          <w:rFonts w:ascii="Arial" w:hAnsi="Arial" w:cs="Arial"/>
          <w:b/>
          <w:bCs/>
          <w:sz w:val="20"/>
          <w:szCs w:val="20"/>
        </w:rPr>
        <w:t xml:space="preserve"> 1. </w:t>
      </w:r>
      <w:del w:id="110" w:author="Robert Muscarella" w:date="2020-05-04T10:10:00Z">
        <w:r w:rsidR="0001069D" w:rsidRPr="009D1E55" w:rsidDel="008C0008">
          <w:rPr>
            <w:rFonts w:ascii="Arial" w:hAnsi="Arial" w:cs="Arial"/>
            <w:sz w:val="20"/>
            <w:szCs w:val="20"/>
          </w:rPr>
          <w:delText xml:space="preserve">Percent </w:delText>
        </w:r>
      </w:del>
      <w:ins w:id="111" w:author="Robert Muscarella" w:date="2020-05-04T10:10:00Z">
        <w:r w:rsidR="008C0008">
          <w:rPr>
            <w:rFonts w:ascii="Arial" w:hAnsi="Arial" w:cs="Arial"/>
            <w:sz w:val="20"/>
            <w:szCs w:val="20"/>
          </w:rPr>
          <w:t>Number</w:t>
        </w:r>
        <w:r w:rsidR="008C0008" w:rsidRPr="009D1E55">
          <w:rPr>
            <w:rFonts w:ascii="Arial" w:hAnsi="Arial" w:cs="Arial"/>
            <w:sz w:val="20"/>
            <w:szCs w:val="20"/>
          </w:rPr>
          <w:t xml:space="preserve"> </w:t>
        </w:r>
      </w:ins>
      <w:r w:rsidR="0001069D" w:rsidRPr="009D1E55">
        <w:rPr>
          <w:rFonts w:ascii="Arial" w:hAnsi="Arial" w:cs="Arial"/>
          <w:sz w:val="20"/>
          <w:szCs w:val="20"/>
        </w:rPr>
        <w:t xml:space="preserve">of reviewed studies </w:t>
      </w:r>
      <w:commentRangeStart w:id="112"/>
      <w:commentRangeStart w:id="113"/>
      <w:r w:rsidR="0001069D" w:rsidRPr="009D1E55">
        <w:rPr>
          <w:rFonts w:ascii="Arial" w:hAnsi="Arial" w:cs="Arial"/>
          <w:sz w:val="20"/>
          <w:szCs w:val="20"/>
        </w:rPr>
        <w:t xml:space="preserve">using </w:t>
      </w:r>
      <w:commentRangeEnd w:id="112"/>
      <w:r w:rsidR="00B0554A">
        <w:rPr>
          <w:rStyle w:val="CommentReference"/>
        </w:rPr>
        <w:commentReference w:id="112"/>
      </w:r>
      <w:commentRangeEnd w:id="113"/>
      <w:r w:rsidR="008C0008">
        <w:rPr>
          <w:rStyle w:val="CommentReference"/>
        </w:rPr>
        <w:commentReference w:id="113"/>
      </w:r>
      <w:r w:rsidR="0001069D" w:rsidRPr="009D1E55">
        <w:rPr>
          <w:rFonts w:ascii="Arial" w:hAnsi="Arial" w:cs="Arial"/>
          <w:sz w:val="20"/>
          <w:szCs w:val="20"/>
        </w:rPr>
        <w:t>a given evaluation metric.</w:t>
      </w:r>
      <w:bookmarkStart w:id="114" w:name="_GoBack"/>
      <w:bookmarkEnd w:id="114"/>
    </w:p>
    <w:p w14:paraId="3E9A53C4" w14:textId="70C4B80E" w:rsidR="0001069D" w:rsidRPr="009D1E55" w:rsidRDefault="008C0008">
      <w:pPr>
        <w:rPr>
          <w:rFonts w:ascii="Arial" w:hAnsi="Arial" w:cs="Arial"/>
          <w:sz w:val="20"/>
          <w:szCs w:val="20"/>
        </w:rPr>
      </w:pPr>
      <w:ins w:id="115" w:author="Robert Muscarella" w:date="2020-05-04T10:17:00Z">
        <w:r>
          <w:rPr>
            <w:rFonts w:ascii="Arial" w:hAnsi="Arial" w:cs="Arial"/>
            <w:noProof/>
            <w:sz w:val="20"/>
            <w:szCs w:val="20"/>
          </w:rPr>
          <w:lastRenderedPageBreak/>
          <w:drawing>
            <wp:inline distT="0" distB="0" distL="0" distR="0" wp14:anchorId="45D5DCE8" wp14:editId="1D0BF4C9">
              <wp:extent cx="5727700" cy="4511040"/>
              <wp:effectExtent l="0" t="0" r="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barplot_year.pdf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7700" cy="4511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16"/>
      <w:del w:id="117" w:author="Robert Muscarella" w:date="2020-05-04T10:09:00Z">
        <w:r w:rsidR="0001069D" w:rsidRPr="009D1E55" w:rsidDel="008C0008">
          <w:rPr>
            <w:rFonts w:ascii="Arial" w:hAnsi="Arial" w:cs="Arial"/>
            <w:noProof/>
            <w:sz w:val="20"/>
            <w:szCs w:val="20"/>
          </w:rPr>
          <w:drawing>
            <wp:inline distT="0" distB="0" distL="0" distR="0" wp14:anchorId="0F9BC4DF" wp14:editId="5B4FC447">
              <wp:extent cx="3638939" cy="2694125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7335" cy="27151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commentRangeEnd w:id="116"/>
      <w:r w:rsidR="009473FC">
        <w:rPr>
          <w:rStyle w:val="CommentReference"/>
        </w:rPr>
        <w:commentReference w:id="116"/>
      </w:r>
    </w:p>
    <w:sectPr w:rsidR="0001069D" w:rsidRPr="009D1E55" w:rsidSect="00C5174A">
      <w:pgSz w:w="11900" w:h="16840"/>
      <w:pgMar w:top="1440" w:right="1440" w:bottom="1440" w:left="1440" w:header="720" w:footer="720" w:gutter="0"/>
      <w:cols w:space="708"/>
      <w:noEndnote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Robert Muscarella" w:date="2020-03-07T14:09:00Z" w:initials="RM">
    <w:p w14:paraId="67F69576" w14:textId="3F4804FC" w:rsidR="009F7115" w:rsidRDefault="009F7115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t>The list of articles reviewed</w:t>
      </w:r>
    </w:p>
  </w:comment>
  <w:comment w:id="6" w:author="Jamie Kass" w:date="2020-05-04T15:11:00Z" w:initials="JK">
    <w:p w14:paraId="25EE3184" w14:textId="5FA68397" w:rsidR="00E33D19" w:rsidRDefault="00E33D19">
      <w:pPr>
        <w:pStyle w:val="CommentText"/>
      </w:pPr>
      <w:r>
        <w:rPr>
          <w:rStyle w:val="CommentReference"/>
        </w:rPr>
        <w:annotationRef/>
      </w:r>
      <w:r>
        <w:t>Let’s keep reporting percentages for the relevant subset of the total studies, but be explicit about which subset we’re talking about.</w:t>
      </w:r>
    </w:p>
  </w:comment>
  <w:comment w:id="22" w:author="Jamie Kass" w:date="2020-05-04T14:54:00Z" w:initials="JK">
    <w:p w14:paraId="5611A2B0" w14:textId="033761E9" w:rsidR="00FD5306" w:rsidRDefault="00FD5306">
      <w:pPr>
        <w:pStyle w:val="CommentText"/>
      </w:pPr>
      <w:r>
        <w:rPr>
          <w:rStyle w:val="CommentReference"/>
        </w:rPr>
        <w:annotationRef/>
      </w:r>
      <w:r>
        <w:t>From RPA: This must be the 93% of the 141, correct?? That’s 131 studies, I presume? If so, is it also correct that THE REST of the paragraph is giving %ages of the 131?  If so, then I think we need a sentence here to make that explicit.</w:t>
      </w:r>
    </w:p>
  </w:comment>
  <w:comment w:id="32" w:author="Jamie Kass" w:date="2020-05-04T14:55:00Z" w:initials="JK">
    <w:p w14:paraId="305FBC0F" w14:textId="55104BFC" w:rsidR="003541E0" w:rsidRDefault="003541E0">
      <w:pPr>
        <w:pStyle w:val="CommentText"/>
      </w:pPr>
      <w:r>
        <w:rPr>
          <w:rStyle w:val="CommentReference"/>
        </w:rPr>
        <w:annotationRef/>
      </w:r>
      <w:r>
        <w:t>From RPA: Check rounding.  I guess it’s possible that two of the three could have rounded up, leading to a total of 102% - yes?)</w:t>
      </w:r>
    </w:p>
  </w:comment>
  <w:comment w:id="33" w:author="Robert Muscarella" w:date="2020-05-04T08:55:00Z" w:initials="RM">
    <w:p w14:paraId="0B101598" w14:textId="4952F14D" w:rsidR="00D664EA" w:rsidRDefault="00D664EA">
      <w:pPr>
        <w:pStyle w:val="CommentText"/>
      </w:pPr>
      <w:r>
        <w:rPr>
          <w:rStyle w:val="CommentReference"/>
        </w:rPr>
        <w:annotationRef/>
      </w:r>
      <w:r>
        <w:t xml:space="preserve">They are not mutually exclusive </w:t>
      </w:r>
      <w:r w:rsidR="00A52FEC">
        <w:t>so the % for each can sum to &gt;100</w:t>
      </w:r>
    </w:p>
  </w:comment>
  <w:comment w:id="70" w:author="Jamie Kass" w:date="2020-05-04T14:34:00Z" w:initials="JK">
    <w:p w14:paraId="3544B845" w14:textId="6F936781" w:rsidR="00922DBB" w:rsidRDefault="00922DBB">
      <w:pPr>
        <w:pStyle w:val="CommentText"/>
      </w:pPr>
      <w:r>
        <w:rPr>
          <w:rStyle w:val="CommentReference"/>
        </w:rPr>
        <w:annotationRef/>
      </w:r>
      <w:r>
        <w:t>This is a testing evaluation, not training, right?</w:t>
      </w:r>
    </w:p>
  </w:comment>
  <w:comment w:id="71" w:author="Robert Muscarella" w:date="2020-05-04T10:53:00Z" w:initials="RM">
    <w:p w14:paraId="0C6455F7" w14:textId="4BB2D8A0" w:rsidR="008C2ACC" w:rsidRDefault="008C2ACC">
      <w:pPr>
        <w:pStyle w:val="CommentText"/>
      </w:pPr>
      <w:r>
        <w:rPr>
          <w:rStyle w:val="CommentReference"/>
        </w:rPr>
        <w:annotationRef/>
      </w:r>
      <w:r>
        <w:t>?</w:t>
      </w:r>
    </w:p>
  </w:comment>
  <w:comment w:id="72" w:author="Jamie Kass" w:date="2020-05-04T14:35:00Z" w:initials="JK">
    <w:p w14:paraId="146A0C4E" w14:textId="128A1D40" w:rsidR="00922DBB" w:rsidRDefault="00922DBB">
      <w:pPr>
        <w:pStyle w:val="CommentText"/>
      </w:pPr>
      <w:r>
        <w:rPr>
          <w:rStyle w:val="CommentReference"/>
        </w:rPr>
        <w:annotationRef/>
      </w:r>
      <w:r>
        <w:t>Can we explain what this means? What difference?</w:t>
      </w:r>
    </w:p>
  </w:comment>
  <w:comment w:id="76" w:author="Jamie Kass" w:date="2020-05-04T14:38:00Z" w:initials="JK">
    <w:p w14:paraId="630506C4" w14:textId="125BB976" w:rsidR="00D76022" w:rsidRDefault="00D76022">
      <w:pPr>
        <w:pStyle w:val="CommentText"/>
      </w:pPr>
      <w:r>
        <w:rPr>
          <w:rStyle w:val="CommentReference"/>
        </w:rPr>
        <w:annotationRef/>
      </w:r>
      <w:r>
        <w:t>This was training Boyce, right?</w:t>
      </w:r>
    </w:p>
  </w:comment>
  <w:comment w:id="77" w:author="Robert Muscarella" w:date="2020-05-04T10:53:00Z" w:initials="RM">
    <w:p w14:paraId="7BB4B6C8" w14:textId="322AF9FE" w:rsidR="008C2ACC" w:rsidRDefault="008C2ACC">
      <w:pPr>
        <w:pStyle w:val="CommentText"/>
      </w:pPr>
      <w:r>
        <w:rPr>
          <w:rStyle w:val="CommentReference"/>
        </w:rPr>
        <w:annotationRef/>
      </w:r>
      <w:r w:rsidR="00A26FEA">
        <w:t>I’m not sure – I don’t think we specified that when doing the lit review.  I don’t know the Boyce index.</w:t>
      </w:r>
    </w:p>
  </w:comment>
  <w:comment w:id="91" w:author="Mariano Soley" w:date="2020-04-28T12:02:00Z" w:initials="MS">
    <w:p w14:paraId="075D4DC6" w14:textId="379E6627" w:rsidR="003F11D7" w:rsidRPr="003F11D7" w:rsidRDefault="003F11D7">
      <w:pPr>
        <w:pStyle w:val="CommentText"/>
      </w:pPr>
      <w:r>
        <w:rPr>
          <w:rStyle w:val="CommentReference"/>
        </w:rPr>
        <w:annotationRef/>
      </w:r>
      <w:r>
        <w:t>Do we have data to discern between this? If so, I think it would be worthwhile, since the former is the one suggested as the best proxy for independent data.</w:t>
      </w:r>
    </w:p>
  </w:comment>
  <w:comment w:id="92" w:author="Robert Muscarella" w:date="2020-05-04T11:11:00Z" w:initials="RM">
    <w:p w14:paraId="317CB3BD" w14:textId="71D1F4CF" w:rsidR="00A26FEA" w:rsidRDefault="00A26FE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 xml:space="preserve">We have it </w:t>
      </w:r>
      <w:r w:rsidR="00B7591F">
        <w:rPr>
          <w:rStyle w:val="CommentReference"/>
        </w:rPr>
        <w:t>(and I added it here) but,</w:t>
      </w:r>
      <w:r>
        <w:rPr>
          <w:rStyle w:val="CommentReference"/>
        </w:rPr>
        <w:t xml:space="preserve"> in my opinion, this gets a bit too detailed since we don’t know if an aim of a given </w:t>
      </w:r>
      <w:r>
        <w:rPr>
          <w:rStyle w:val="CommentReference"/>
          <w:noProof/>
        </w:rPr>
        <w:t>study was to extrapolate the model in time / space.</w:t>
      </w:r>
    </w:p>
  </w:comment>
  <w:comment w:id="97" w:author="Jamie Kass" w:date="2020-05-04T15:05:00Z" w:initials="JK">
    <w:p w14:paraId="789AFDBE" w14:textId="509EC91F" w:rsidR="00B0554A" w:rsidRDefault="00B0554A">
      <w:pPr>
        <w:pStyle w:val="CommentText"/>
      </w:pPr>
      <w:r>
        <w:rPr>
          <w:rStyle w:val="CommentReference"/>
        </w:rPr>
        <w:annotationRef/>
      </w:r>
      <w:r>
        <w:t>Yes, we have a number of refs listed in the outline.</w:t>
      </w:r>
    </w:p>
  </w:comment>
  <w:comment w:id="98" w:author="Jamie Kass" w:date="2020-05-04T15:03:00Z" w:initials="JK">
    <w:p w14:paraId="4F3FA667" w14:textId="6663BA00" w:rsidR="00B0554A" w:rsidRDefault="00B0554A">
      <w:pPr>
        <w:pStyle w:val="CommentText"/>
      </w:pPr>
      <w:r>
        <w:rPr>
          <w:rStyle w:val="CommentReference"/>
        </w:rPr>
        <w:annotationRef/>
      </w:r>
      <w:r>
        <w:t>Do you mean challenges with comparing performance with the published study and another evaluation on a different independent dataset?</w:t>
      </w:r>
    </w:p>
  </w:comment>
  <w:comment w:id="99" w:author="Robert Muscarella" w:date="2020-05-04T08:59:00Z" w:initials="RM">
    <w:p w14:paraId="2DAE65B5" w14:textId="248513BB" w:rsidR="00D664EA" w:rsidRDefault="00D664EA">
      <w:pPr>
        <w:pStyle w:val="CommentText"/>
      </w:pPr>
      <w:r>
        <w:rPr>
          <w:rStyle w:val="CommentReference"/>
        </w:rPr>
        <w:annotationRef/>
      </w:r>
      <w:r>
        <w:t>yes</w:t>
      </w:r>
    </w:p>
  </w:comment>
  <w:comment w:id="106" w:author="Robert Muscarella" w:date="2020-05-04T08:59:00Z" w:initials="RM">
    <w:p w14:paraId="0ABB931C" w14:textId="68AEF3EC" w:rsidR="00D664EA" w:rsidRDefault="00D664EA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I don’t think our lit review really gives us enough information to quantify this, does it?</w:t>
      </w:r>
    </w:p>
  </w:comment>
  <w:comment w:id="108" w:author="Robert Muscarella" w:date="2020-03-06T14:31:00Z" w:initials="RM">
    <w:p w14:paraId="4E6F8CF0" w14:textId="77777777" w:rsidR="0001069D" w:rsidRDefault="0001069D" w:rsidP="0001069D">
      <w:pPr>
        <w:pStyle w:val="CommentText"/>
      </w:pPr>
      <w:r>
        <w:rPr>
          <w:rStyle w:val="CommentReference"/>
        </w:rPr>
        <w:annotationRef/>
      </w:r>
      <w:r>
        <w:t>I’m not sure we want a figure something like this … let me know and I can make it better.</w:t>
      </w:r>
    </w:p>
  </w:comment>
  <w:comment w:id="109" w:author="Mariano Soley" w:date="2020-04-28T12:04:00Z" w:initials="MS">
    <w:p w14:paraId="52C1B478" w14:textId="3F39CFEC" w:rsidR="003F11D7" w:rsidRDefault="003F11D7">
      <w:pPr>
        <w:pStyle w:val="CommentText"/>
      </w:pPr>
      <w:r>
        <w:rPr>
          <w:rStyle w:val="CommentReference"/>
        </w:rPr>
        <w:annotationRef/>
      </w:r>
      <w:r>
        <w:t>I think a couple of figures like this for the most salient points would be great</w:t>
      </w:r>
    </w:p>
  </w:comment>
  <w:comment w:id="112" w:author="Jamie Kass" w:date="2020-05-04T15:05:00Z" w:initials="JK">
    <w:p w14:paraId="1AE3780E" w14:textId="4E283C38" w:rsidR="00B0554A" w:rsidRDefault="00B0554A">
      <w:pPr>
        <w:pStyle w:val="CommentText"/>
      </w:pPr>
      <w:r>
        <w:rPr>
          <w:rStyle w:val="CommentReference"/>
        </w:rPr>
        <w:annotationRef/>
      </w:r>
      <w:r>
        <w:t>Using how? Using for model selection, or simply reporting?</w:t>
      </w:r>
    </w:p>
  </w:comment>
  <w:comment w:id="113" w:author="Robert Muscarella" w:date="2020-05-04T10:10:00Z" w:initials="RM">
    <w:p w14:paraId="1EBAB02B" w14:textId="20582DF2" w:rsidR="008C0008" w:rsidRDefault="008C000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All reasons pooled</w:t>
      </w:r>
      <w:r w:rsidR="00B7591F">
        <w:rPr>
          <w:rStyle w:val="CommentReference"/>
        </w:rPr>
        <w:t xml:space="preserve"> here.</w:t>
      </w:r>
    </w:p>
  </w:comment>
  <w:comment w:id="116" w:author="Jamie Kass" w:date="2020-05-04T15:06:00Z" w:initials="JK">
    <w:p w14:paraId="61EE1C1F" w14:textId="5A14B133" w:rsidR="009473FC" w:rsidRDefault="009473FC">
      <w:pPr>
        <w:pStyle w:val="CommentText"/>
      </w:pPr>
      <w:r>
        <w:rPr>
          <w:rStyle w:val="CommentReference"/>
        </w:rPr>
        <w:annotationRef/>
      </w:r>
      <w:r>
        <w:t xml:space="preserve">Maybe a stacked </w:t>
      </w:r>
      <w:proofErr w:type="spellStart"/>
      <w:r>
        <w:t>barplot</w:t>
      </w:r>
      <w:proofErr w:type="spellEnd"/>
      <w:r>
        <w:t xml:space="preserve"> of the stats used by year since publication? That might be interesting, and would show the progression of trends.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7F69576" w15:done="0"/>
  <w15:commentEx w15:paraId="25EE3184" w15:done="0"/>
  <w15:commentEx w15:paraId="5611A2B0" w15:done="0"/>
  <w15:commentEx w15:paraId="305FBC0F" w15:done="0"/>
  <w15:commentEx w15:paraId="0B101598" w15:paraIdParent="305FBC0F" w15:done="0"/>
  <w15:commentEx w15:paraId="3544B845" w15:done="0"/>
  <w15:commentEx w15:paraId="0C6455F7" w15:paraIdParent="3544B845" w15:done="0"/>
  <w15:commentEx w15:paraId="146A0C4E" w15:done="0"/>
  <w15:commentEx w15:paraId="630506C4" w15:done="0"/>
  <w15:commentEx w15:paraId="7BB4B6C8" w15:paraIdParent="630506C4" w15:done="0"/>
  <w15:commentEx w15:paraId="075D4DC6" w15:done="0"/>
  <w15:commentEx w15:paraId="317CB3BD" w15:paraIdParent="075D4DC6" w15:done="0"/>
  <w15:commentEx w15:paraId="789AFDBE" w15:done="0"/>
  <w15:commentEx w15:paraId="4F3FA667" w15:done="0"/>
  <w15:commentEx w15:paraId="2DAE65B5" w15:paraIdParent="4F3FA667" w15:done="0"/>
  <w15:commentEx w15:paraId="0ABB931C" w15:done="0"/>
  <w15:commentEx w15:paraId="4E6F8CF0" w15:done="0"/>
  <w15:commentEx w15:paraId="52C1B478" w15:paraIdParent="4E6F8CF0" w15:done="0"/>
  <w15:commentEx w15:paraId="1AE3780E" w15:done="0"/>
  <w15:commentEx w15:paraId="1EBAB02B" w15:paraIdParent="1AE3780E" w15:done="0"/>
  <w15:commentEx w15:paraId="61EE1C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5AAF29" w16cex:dateUtc="2020-05-04T06:11:00Z"/>
  <w16cex:commentExtensible w16cex:durableId="225AAB10" w16cex:dateUtc="2020-05-04T05:54:00Z"/>
  <w16cex:commentExtensible w16cex:durableId="225AAB73" w16cex:dateUtc="2020-05-04T05:55:00Z"/>
  <w16cex:commentExtensible w16cex:durableId="225AA54E" w16cex:dateUtc="2020-05-04T05:29:00Z"/>
  <w16cex:commentExtensible w16cex:durableId="225AA66B" w16cex:dateUtc="2020-05-04T05:34:00Z"/>
  <w16cex:commentExtensible w16cex:durableId="225AA69D" w16cex:dateUtc="2020-05-04T05:35:00Z"/>
  <w16cex:commentExtensible w16cex:durableId="225AA74D" w16cex:dateUtc="2020-05-04T05:38:00Z"/>
  <w16cex:commentExtensible w16cex:durableId="225299D3" w16cex:dateUtc="2020-04-28T18:02:00Z"/>
  <w16cex:commentExtensible w16cex:durableId="225AADC5" w16cex:dateUtc="2020-05-04T06:05:00Z"/>
  <w16cex:commentExtensible w16cex:durableId="225AAD5F" w16cex:dateUtc="2020-05-04T06:03:00Z"/>
  <w16cex:commentExtensible w16cex:durableId="22529A42" w16cex:dateUtc="2020-04-28T18:04:00Z"/>
  <w16cex:commentExtensible w16cex:durableId="225AADAA" w16cex:dateUtc="2020-05-04T06:05:00Z"/>
  <w16cex:commentExtensible w16cex:durableId="225AADF5" w16cex:dateUtc="2020-05-04T06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7F69576" w16cid:durableId="220E29A4"/>
  <w16cid:commentId w16cid:paraId="25EE3184" w16cid:durableId="225AAF29"/>
  <w16cid:commentId w16cid:paraId="5611A2B0" w16cid:durableId="225AAB10"/>
  <w16cid:commentId w16cid:paraId="305FBC0F" w16cid:durableId="225AAB73"/>
  <w16cid:commentId w16cid:paraId="0B101598" w16cid:durableId="225A56F6"/>
  <w16cid:commentId w16cid:paraId="3544B845" w16cid:durableId="225AA66B"/>
  <w16cid:commentId w16cid:paraId="0C6455F7" w16cid:durableId="225A72A3"/>
  <w16cid:commentId w16cid:paraId="146A0C4E" w16cid:durableId="225AA69D"/>
  <w16cid:commentId w16cid:paraId="630506C4" w16cid:durableId="225AA74D"/>
  <w16cid:commentId w16cid:paraId="7BB4B6C8" w16cid:durableId="225A72BA"/>
  <w16cid:commentId w16cid:paraId="075D4DC6" w16cid:durableId="225299D3"/>
  <w16cid:commentId w16cid:paraId="317CB3BD" w16cid:durableId="225A76FB"/>
  <w16cid:commentId w16cid:paraId="789AFDBE" w16cid:durableId="225AADC5"/>
  <w16cid:commentId w16cid:paraId="4F3FA667" w16cid:durableId="225AAD5F"/>
  <w16cid:commentId w16cid:paraId="2DAE65B5" w16cid:durableId="225A57E4"/>
  <w16cid:commentId w16cid:paraId="0ABB931C" w16cid:durableId="225A57FC"/>
  <w16cid:commentId w16cid:paraId="4E6F8CF0" w16cid:durableId="220CDD45"/>
  <w16cid:commentId w16cid:paraId="52C1B478" w16cid:durableId="22529A42"/>
  <w16cid:commentId w16cid:paraId="1AE3780E" w16cid:durableId="225AADAA"/>
  <w16cid:commentId w16cid:paraId="1EBAB02B" w16cid:durableId="225A68A8"/>
  <w16cid:commentId w16cid:paraId="61EE1C1F" w16cid:durableId="225AADF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53C69"/>
    <w:multiLevelType w:val="hybridMultilevel"/>
    <w:tmpl w:val="B3148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ert Muscarella">
    <w15:presenceInfo w15:providerId="None" w15:userId="Robert Muscarella"/>
  </w15:person>
  <w15:person w15:author="Jamie Kass">
    <w15:presenceInfo w15:providerId="AD" w15:userId="S::jamie-kass@oist.jp::ae7a056c-c69a-47c2-b079-46ed9fb3f671"/>
  </w15:person>
  <w15:person w15:author="Mariano Soley">
    <w15:presenceInfo w15:providerId="Windows Live" w15:userId="a6ef7ea69ba0cd6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trackRevisions/>
  <w:defaultTabStop w:val="720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ethods in Ecol and Evol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wdtdx2hf5xvlefseqxr0vyf0fxatdtewd2&quot;&gt;Bob_Library&lt;record-ids&gt;&lt;item&gt;2367&lt;/item&gt;&lt;/record-ids&gt;&lt;/item&gt;&lt;/Libraries&gt;"/>
  </w:docVars>
  <w:rsids>
    <w:rsidRoot w:val="003E7BBC"/>
    <w:rsid w:val="00002BCB"/>
    <w:rsid w:val="0001069D"/>
    <w:rsid w:val="0001454F"/>
    <w:rsid w:val="00020396"/>
    <w:rsid w:val="00031A49"/>
    <w:rsid w:val="00043AB9"/>
    <w:rsid w:val="00052FE2"/>
    <w:rsid w:val="00056D08"/>
    <w:rsid w:val="00071113"/>
    <w:rsid w:val="00071987"/>
    <w:rsid w:val="000F2839"/>
    <w:rsid w:val="000F2C60"/>
    <w:rsid w:val="00102179"/>
    <w:rsid w:val="001057C9"/>
    <w:rsid w:val="001078D5"/>
    <w:rsid w:val="0011006B"/>
    <w:rsid w:val="001321C9"/>
    <w:rsid w:val="0015767B"/>
    <w:rsid w:val="001601DB"/>
    <w:rsid w:val="00167E89"/>
    <w:rsid w:val="00181957"/>
    <w:rsid w:val="00186322"/>
    <w:rsid w:val="00194176"/>
    <w:rsid w:val="001A57F4"/>
    <w:rsid w:val="001B5401"/>
    <w:rsid w:val="001C77E6"/>
    <w:rsid w:val="001D0545"/>
    <w:rsid w:val="001D23CD"/>
    <w:rsid w:val="001D54DB"/>
    <w:rsid w:val="001E4ED1"/>
    <w:rsid w:val="001F274F"/>
    <w:rsid w:val="00201E65"/>
    <w:rsid w:val="00217911"/>
    <w:rsid w:val="00245EA3"/>
    <w:rsid w:val="002472CC"/>
    <w:rsid w:val="002576C3"/>
    <w:rsid w:val="0027339B"/>
    <w:rsid w:val="0029599C"/>
    <w:rsid w:val="002A24AF"/>
    <w:rsid w:val="002C0F24"/>
    <w:rsid w:val="002C1F3B"/>
    <w:rsid w:val="002C2CEE"/>
    <w:rsid w:val="002C3A19"/>
    <w:rsid w:val="002C3F30"/>
    <w:rsid w:val="002D0264"/>
    <w:rsid w:val="002D3B89"/>
    <w:rsid w:val="002D6F37"/>
    <w:rsid w:val="002E4F11"/>
    <w:rsid w:val="002F548B"/>
    <w:rsid w:val="00314420"/>
    <w:rsid w:val="00315B1E"/>
    <w:rsid w:val="0032757F"/>
    <w:rsid w:val="00345E10"/>
    <w:rsid w:val="00350550"/>
    <w:rsid w:val="003541E0"/>
    <w:rsid w:val="003720DB"/>
    <w:rsid w:val="003921FD"/>
    <w:rsid w:val="003960FF"/>
    <w:rsid w:val="003967E9"/>
    <w:rsid w:val="003A0EF6"/>
    <w:rsid w:val="003A3340"/>
    <w:rsid w:val="003B0848"/>
    <w:rsid w:val="003B1D33"/>
    <w:rsid w:val="003E7BBC"/>
    <w:rsid w:val="003F0B16"/>
    <w:rsid w:val="003F11D7"/>
    <w:rsid w:val="003F47FC"/>
    <w:rsid w:val="00410841"/>
    <w:rsid w:val="00415E35"/>
    <w:rsid w:val="00440196"/>
    <w:rsid w:val="00452A66"/>
    <w:rsid w:val="004747BB"/>
    <w:rsid w:val="00482EA9"/>
    <w:rsid w:val="00485E3D"/>
    <w:rsid w:val="004A106B"/>
    <w:rsid w:val="004B0ECD"/>
    <w:rsid w:val="005008AD"/>
    <w:rsid w:val="005252A4"/>
    <w:rsid w:val="005422B3"/>
    <w:rsid w:val="00545A56"/>
    <w:rsid w:val="00562890"/>
    <w:rsid w:val="00566BED"/>
    <w:rsid w:val="00575CD0"/>
    <w:rsid w:val="00580EAD"/>
    <w:rsid w:val="00592D7E"/>
    <w:rsid w:val="005A5F33"/>
    <w:rsid w:val="005B54D7"/>
    <w:rsid w:val="005F2CE8"/>
    <w:rsid w:val="005F7287"/>
    <w:rsid w:val="00606EFA"/>
    <w:rsid w:val="00631737"/>
    <w:rsid w:val="00686B8E"/>
    <w:rsid w:val="006A2FEB"/>
    <w:rsid w:val="006C1A10"/>
    <w:rsid w:val="006F6C63"/>
    <w:rsid w:val="0070054F"/>
    <w:rsid w:val="007053CA"/>
    <w:rsid w:val="0070685C"/>
    <w:rsid w:val="00721A5F"/>
    <w:rsid w:val="007273C6"/>
    <w:rsid w:val="0074575D"/>
    <w:rsid w:val="00764A7D"/>
    <w:rsid w:val="007766BB"/>
    <w:rsid w:val="007963E5"/>
    <w:rsid w:val="007B625D"/>
    <w:rsid w:val="007F0DAE"/>
    <w:rsid w:val="008021AE"/>
    <w:rsid w:val="00820C4A"/>
    <w:rsid w:val="00823E37"/>
    <w:rsid w:val="008547E0"/>
    <w:rsid w:val="00871170"/>
    <w:rsid w:val="00871F5D"/>
    <w:rsid w:val="00872FCC"/>
    <w:rsid w:val="00883AC2"/>
    <w:rsid w:val="00883BCA"/>
    <w:rsid w:val="00884625"/>
    <w:rsid w:val="008A4C7B"/>
    <w:rsid w:val="008A5647"/>
    <w:rsid w:val="008C0008"/>
    <w:rsid w:val="008C2ACC"/>
    <w:rsid w:val="008D554D"/>
    <w:rsid w:val="008F3108"/>
    <w:rsid w:val="00906C93"/>
    <w:rsid w:val="00913845"/>
    <w:rsid w:val="00915FB2"/>
    <w:rsid w:val="009160CC"/>
    <w:rsid w:val="00922DBB"/>
    <w:rsid w:val="009371A4"/>
    <w:rsid w:val="009473FC"/>
    <w:rsid w:val="00950CB8"/>
    <w:rsid w:val="00974581"/>
    <w:rsid w:val="009A46A4"/>
    <w:rsid w:val="009B2A4D"/>
    <w:rsid w:val="009D1E55"/>
    <w:rsid w:val="009F0AE5"/>
    <w:rsid w:val="009F0C62"/>
    <w:rsid w:val="009F7115"/>
    <w:rsid w:val="00A05FF8"/>
    <w:rsid w:val="00A06216"/>
    <w:rsid w:val="00A1306F"/>
    <w:rsid w:val="00A26FEA"/>
    <w:rsid w:val="00A52FEC"/>
    <w:rsid w:val="00A5672B"/>
    <w:rsid w:val="00A643FC"/>
    <w:rsid w:val="00A863C9"/>
    <w:rsid w:val="00B0554A"/>
    <w:rsid w:val="00B16F14"/>
    <w:rsid w:val="00B5588D"/>
    <w:rsid w:val="00B7591F"/>
    <w:rsid w:val="00B80B31"/>
    <w:rsid w:val="00BA7BE7"/>
    <w:rsid w:val="00BB559F"/>
    <w:rsid w:val="00BC0A21"/>
    <w:rsid w:val="00BD0A97"/>
    <w:rsid w:val="00BE5763"/>
    <w:rsid w:val="00BF2149"/>
    <w:rsid w:val="00C00C93"/>
    <w:rsid w:val="00C03F2B"/>
    <w:rsid w:val="00C426CE"/>
    <w:rsid w:val="00C50323"/>
    <w:rsid w:val="00C5174A"/>
    <w:rsid w:val="00C56B67"/>
    <w:rsid w:val="00CC3175"/>
    <w:rsid w:val="00CC3E59"/>
    <w:rsid w:val="00CC5F32"/>
    <w:rsid w:val="00CD5B7B"/>
    <w:rsid w:val="00CD5DE7"/>
    <w:rsid w:val="00CF36C8"/>
    <w:rsid w:val="00D175D6"/>
    <w:rsid w:val="00D21185"/>
    <w:rsid w:val="00D35229"/>
    <w:rsid w:val="00D51087"/>
    <w:rsid w:val="00D57DA4"/>
    <w:rsid w:val="00D664EA"/>
    <w:rsid w:val="00D73ACC"/>
    <w:rsid w:val="00D76022"/>
    <w:rsid w:val="00D86DDA"/>
    <w:rsid w:val="00D87E00"/>
    <w:rsid w:val="00D91F31"/>
    <w:rsid w:val="00D96B4B"/>
    <w:rsid w:val="00DC3FED"/>
    <w:rsid w:val="00DD1433"/>
    <w:rsid w:val="00DE6B2B"/>
    <w:rsid w:val="00E04A08"/>
    <w:rsid w:val="00E0536B"/>
    <w:rsid w:val="00E07315"/>
    <w:rsid w:val="00E079E4"/>
    <w:rsid w:val="00E12B21"/>
    <w:rsid w:val="00E246E5"/>
    <w:rsid w:val="00E25225"/>
    <w:rsid w:val="00E315B1"/>
    <w:rsid w:val="00E33D19"/>
    <w:rsid w:val="00E56E3D"/>
    <w:rsid w:val="00E62F90"/>
    <w:rsid w:val="00E72D3B"/>
    <w:rsid w:val="00E9361C"/>
    <w:rsid w:val="00EA5BF2"/>
    <w:rsid w:val="00EC3AC8"/>
    <w:rsid w:val="00EC441F"/>
    <w:rsid w:val="00EC6A89"/>
    <w:rsid w:val="00ED2004"/>
    <w:rsid w:val="00ED655C"/>
    <w:rsid w:val="00F01F17"/>
    <w:rsid w:val="00F22BF1"/>
    <w:rsid w:val="00F22ED4"/>
    <w:rsid w:val="00F425AC"/>
    <w:rsid w:val="00F4553D"/>
    <w:rsid w:val="00F830E7"/>
    <w:rsid w:val="00F96AA0"/>
    <w:rsid w:val="00FD5306"/>
    <w:rsid w:val="00FE56CA"/>
    <w:rsid w:val="00FF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D7139"/>
  <w14:defaultImageDpi w14:val="32767"/>
  <w15:chartTrackingRefBased/>
  <w15:docId w15:val="{791BE35E-CB4B-5040-B781-0F8C1E0D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Title">
    <w:name w:val="EndNote Bibliography Title"/>
    <w:basedOn w:val="Normal"/>
    <w:link w:val="EndNoteBibliographyTitleChar"/>
    <w:rsid w:val="003E7BBC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3E7BBC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rsid w:val="003E7BBC"/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3E7BBC"/>
    <w:rPr>
      <w:rFonts w:ascii="Calibri" w:hAnsi="Calibri" w:cs="Calibri"/>
    </w:rPr>
  </w:style>
  <w:style w:type="character" w:styleId="CommentReference">
    <w:name w:val="annotation reference"/>
    <w:basedOn w:val="DefaultParagraphFont"/>
    <w:uiPriority w:val="99"/>
    <w:semiHidden/>
    <w:unhideWhenUsed/>
    <w:rsid w:val="003E7B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B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B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7B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7BB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7BB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BBC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396"/>
    <w:pPr>
      <w:ind w:left="720"/>
      <w:contextualSpacing/>
    </w:pPr>
  </w:style>
  <w:style w:type="paragraph" w:styleId="Revision">
    <w:name w:val="Revision"/>
    <w:hidden/>
    <w:uiPriority w:val="99"/>
    <w:semiHidden/>
    <w:rsid w:val="00A643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2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Muscarella</dc:creator>
  <cp:keywords/>
  <dc:description/>
  <cp:lastModifiedBy>Robert Muscarella</cp:lastModifiedBy>
  <cp:revision>22</cp:revision>
  <dcterms:created xsi:type="dcterms:W3CDTF">2020-05-04T05:27:00Z</dcterms:created>
  <dcterms:modified xsi:type="dcterms:W3CDTF">2020-05-04T12:56:00Z</dcterms:modified>
</cp:coreProperties>
</file>